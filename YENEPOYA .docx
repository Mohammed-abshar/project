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F608" w14:textId="77777777" w:rsidR="00522F39" w:rsidRPr="005E5FF4" w:rsidRDefault="00522F39" w:rsidP="00522F39">
      <w:pPr>
        <w:tabs>
          <w:tab w:val="left" w:pos="5892"/>
        </w:tabs>
        <w:rPr>
          <w:rFonts w:ascii="Calibri" w:eastAsia="Calibri" w:hAnsi="Calibri" w:cs="Calibri"/>
          <w:color w:val="000000"/>
          <w:sz w:val="22"/>
          <w:lang w:val="en-IN" w:eastAsia="en-IN"/>
        </w:rPr>
      </w:pPr>
      <w:r w:rsidRPr="005E5FF4">
        <w:rPr>
          <w:rFonts w:ascii="Calibri" w:eastAsia="Calibri" w:hAnsi="Calibri" w:cs="Calibri"/>
          <w:noProof/>
          <w:color w:val="000000"/>
          <w:sz w:val="22"/>
          <w:lang w:val="en-IN" w:eastAsia="en-IN"/>
        </w:rPr>
        <mc:AlternateContent>
          <mc:Choice Requires="wpg">
            <w:drawing>
              <wp:anchor distT="0" distB="0" distL="114300" distR="114300" simplePos="0" relativeHeight="251660288" behindDoc="0" locked="0" layoutInCell="1" allowOverlap="1" wp14:anchorId="6799204B" wp14:editId="7878D25B">
                <wp:simplePos x="0" y="0"/>
                <wp:positionH relativeFrom="page">
                  <wp:posOffset>-228600</wp:posOffset>
                </wp:positionH>
                <wp:positionV relativeFrom="margin">
                  <wp:posOffset>-1120775</wp:posOffset>
                </wp:positionV>
                <wp:extent cx="9276715" cy="10957560"/>
                <wp:effectExtent l="0" t="0" r="0" b="0"/>
                <wp:wrapTopAndBottom/>
                <wp:docPr id="256" name="Group 256"/>
                <wp:cNvGraphicFramePr/>
                <a:graphic xmlns:a="http://schemas.openxmlformats.org/drawingml/2006/main">
                  <a:graphicData uri="http://schemas.microsoft.com/office/word/2010/wordprocessingGroup">
                    <wpg:wgp>
                      <wpg:cNvGrpSpPr/>
                      <wpg:grpSpPr>
                        <a:xfrm>
                          <a:off x="0" y="0"/>
                          <a:ext cx="9276715" cy="10957560"/>
                          <a:chOff x="-112610" y="-137789"/>
                          <a:chExt cx="9277365" cy="10058399"/>
                        </a:xfrm>
                      </wpg:grpSpPr>
                      <wps:wsp>
                        <wps:cNvPr id="312" name="Shape 312"/>
                        <wps:cNvSpPr/>
                        <wps:spPr>
                          <a:xfrm>
                            <a:off x="-112610" y="-137789"/>
                            <a:ext cx="7772397" cy="10058399"/>
                          </a:xfrm>
                          <a:custGeom>
                            <a:avLst/>
                            <a:gdLst/>
                            <a:ahLst/>
                            <a:cxnLst/>
                            <a:rect l="0" t="0" r="0" b="0"/>
                            <a:pathLst>
                              <a:path w="7772399" h="10058399">
                                <a:moveTo>
                                  <a:pt x="0" y="0"/>
                                </a:moveTo>
                                <a:lnTo>
                                  <a:pt x="7772399" y="0"/>
                                </a:lnTo>
                                <a:lnTo>
                                  <a:pt x="7772399" y="10058399"/>
                                </a:lnTo>
                                <a:lnTo>
                                  <a:pt x="0" y="10058399"/>
                                </a:lnTo>
                                <a:lnTo>
                                  <a:pt x="0" y="0"/>
                                </a:lnTo>
                              </a:path>
                            </a:pathLst>
                          </a:custGeom>
                          <a:solidFill>
                            <a:srgbClr val="000000"/>
                          </a:solidFill>
                          <a:ln w="0" cap="flat">
                            <a:noFill/>
                            <a:miter lim="127000"/>
                          </a:ln>
                          <a:effectLst/>
                        </wps:spPr>
                        <wps:bodyPr/>
                      </wps:wsp>
                      <pic:pic xmlns:pic="http://schemas.openxmlformats.org/drawingml/2006/picture">
                        <pic:nvPicPr>
                          <pic:cNvPr id="9" name="Picture 9"/>
                          <pic:cNvPicPr/>
                        </pic:nvPicPr>
                        <pic:blipFill>
                          <a:blip r:embed="rId7"/>
                          <a:stretch>
                            <a:fillRect/>
                          </a:stretch>
                        </pic:blipFill>
                        <pic:spPr>
                          <a:xfrm>
                            <a:off x="2632017" y="328586"/>
                            <a:ext cx="2505075" cy="1895475"/>
                          </a:xfrm>
                          <a:prstGeom prst="rect">
                            <a:avLst/>
                          </a:prstGeom>
                        </pic:spPr>
                      </pic:pic>
                      <wps:wsp>
                        <wps:cNvPr id="10" name="Rectangle 10"/>
                        <wps:cNvSpPr/>
                        <wps:spPr>
                          <a:xfrm>
                            <a:off x="1046346" y="2110658"/>
                            <a:ext cx="7490227" cy="226395"/>
                          </a:xfrm>
                          <a:prstGeom prst="rect">
                            <a:avLst/>
                          </a:prstGeom>
                          <a:ln>
                            <a:noFill/>
                          </a:ln>
                        </wps:spPr>
                        <wps:txbx>
                          <w:txbxContent>
                            <w:p w14:paraId="2FA48C47" w14:textId="77777777" w:rsidR="00522F39" w:rsidRDefault="00522F39" w:rsidP="00522F39">
                              <w:r>
                                <w:rPr>
                                  <w:rFonts w:ascii="Times New Roman" w:eastAsia="Times New Roman" w:hAnsi="Times New Roman" w:cs="Times New Roman"/>
                                  <w:b/>
                                  <w:color w:val="FFDE59"/>
                                  <w:sz w:val="30"/>
                                </w:rPr>
                                <w:t>YENEPOYA INSTITUTE OF ARTS, SCIENCE, COMMERCE AND</w:t>
                              </w:r>
                            </w:p>
                          </w:txbxContent>
                        </wps:txbx>
                        <wps:bodyPr horzOverflow="overflow" vert="horz" lIns="0" tIns="0" rIns="0" bIns="0" rtlCol="0">
                          <a:noAutofit/>
                        </wps:bodyPr>
                      </wps:wsp>
                      <wps:wsp>
                        <wps:cNvPr id="11" name="Rectangle 11"/>
                        <wps:cNvSpPr/>
                        <wps:spPr>
                          <a:xfrm>
                            <a:off x="6678151" y="2110658"/>
                            <a:ext cx="63341" cy="226395"/>
                          </a:xfrm>
                          <a:prstGeom prst="rect">
                            <a:avLst/>
                          </a:prstGeom>
                          <a:ln>
                            <a:noFill/>
                          </a:ln>
                        </wps:spPr>
                        <wps:txbx>
                          <w:txbxContent>
                            <w:p w14:paraId="469B6F98" w14:textId="77777777" w:rsidR="00522F39" w:rsidRDefault="00522F39" w:rsidP="00522F39">
                              <w:r>
                                <w:rPr>
                                  <w:rFonts w:ascii="Times New Roman" w:eastAsia="Times New Roman" w:hAnsi="Times New Roman" w:cs="Times New Roman"/>
                                  <w:b/>
                                  <w:color w:val="FFDE59"/>
                                  <w:sz w:val="30"/>
                                </w:rPr>
                                <w:t xml:space="preserve"> </w:t>
                              </w:r>
                            </w:p>
                          </w:txbxContent>
                        </wps:txbx>
                        <wps:bodyPr horzOverflow="overflow" vert="horz" lIns="0" tIns="0" rIns="0" bIns="0" rtlCol="0">
                          <a:noAutofit/>
                        </wps:bodyPr>
                      </wps:wsp>
                      <wps:wsp>
                        <wps:cNvPr id="12" name="Rectangle 12"/>
                        <wps:cNvSpPr/>
                        <wps:spPr>
                          <a:xfrm>
                            <a:off x="3166402" y="2377358"/>
                            <a:ext cx="1914217" cy="226395"/>
                          </a:xfrm>
                          <a:prstGeom prst="rect">
                            <a:avLst/>
                          </a:prstGeom>
                          <a:ln>
                            <a:noFill/>
                          </a:ln>
                        </wps:spPr>
                        <wps:txbx>
                          <w:txbxContent>
                            <w:p w14:paraId="41348885" w14:textId="77777777" w:rsidR="00522F39" w:rsidRDefault="00522F39" w:rsidP="00522F39">
                              <w:r>
                                <w:rPr>
                                  <w:rFonts w:ascii="Times New Roman" w:eastAsia="Times New Roman" w:hAnsi="Times New Roman" w:cs="Times New Roman"/>
                                  <w:b/>
                                  <w:color w:val="FFDE59"/>
                                  <w:sz w:val="30"/>
                                </w:rPr>
                                <w:t>MANAGEMENT</w:t>
                              </w:r>
                            </w:p>
                          </w:txbxContent>
                        </wps:txbx>
                        <wps:bodyPr horzOverflow="overflow" vert="horz" lIns="0" tIns="0" rIns="0" bIns="0" rtlCol="0">
                          <a:noAutofit/>
                        </wps:bodyPr>
                      </wps:wsp>
                      <wps:wsp>
                        <wps:cNvPr id="13" name="Rectangle 13"/>
                        <wps:cNvSpPr/>
                        <wps:spPr>
                          <a:xfrm>
                            <a:off x="698832" y="2644058"/>
                            <a:ext cx="63341" cy="226395"/>
                          </a:xfrm>
                          <a:prstGeom prst="rect">
                            <a:avLst/>
                          </a:prstGeom>
                          <a:ln>
                            <a:noFill/>
                          </a:ln>
                        </wps:spPr>
                        <wps:txbx>
                          <w:txbxContent>
                            <w:p w14:paraId="46E7B97A" w14:textId="77777777" w:rsidR="00522F39" w:rsidRDefault="00522F39" w:rsidP="00522F39">
                              <w:r>
                                <w:rPr>
                                  <w:rFonts w:ascii="Times New Roman" w:eastAsia="Times New Roman" w:hAnsi="Times New Roman" w:cs="Times New Roman"/>
                                  <w:b/>
                                  <w:color w:val="FFDE59"/>
                                  <w:sz w:val="30"/>
                                </w:rPr>
                                <w:t xml:space="preserve"> </w:t>
                              </w:r>
                            </w:p>
                          </w:txbxContent>
                        </wps:txbx>
                        <wps:bodyPr horzOverflow="overflow" vert="horz" lIns="0" tIns="0" rIns="0" bIns="0" rtlCol="0">
                          <a:noAutofit/>
                        </wps:bodyPr>
                      </wps:wsp>
                      <wps:wsp>
                        <wps:cNvPr id="14" name="Rectangle 14"/>
                        <wps:cNvSpPr/>
                        <wps:spPr>
                          <a:xfrm>
                            <a:off x="736039" y="2644058"/>
                            <a:ext cx="8428716" cy="226395"/>
                          </a:xfrm>
                          <a:prstGeom prst="rect">
                            <a:avLst/>
                          </a:prstGeom>
                          <a:ln>
                            <a:noFill/>
                          </a:ln>
                        </wps:spPr>
                        <wps:txbx>
                          <w:txbxContent>
                            <w:p w14:paraId="5D43B6EC" w14:textId="77777777" w:rsidR="00522F39" w:rsidRDefault="00522F39" w:rsidP="00522F39">
                              <w:r>
                                <w:rPr>
                                  <w:rFonts w:ascii="Times New Roman" w:eastAsia="Times New Roman" w:hAnsi="Times New Roman" w:cs="Times New Roman"/>
                                  <w:b/>
                                  <w:color w:val="FFDE59"/>
                                  <w:sz w:val="30"/>
                                </w:rPr>
                                <w:t>A CONSTITUENT UNIT OF YENEPOYA (DEEMED TO BE UNIVERSITY)</w:t>
                              </w:r>
                            </w:p>
                          </w:txbxContent>
                        </wps:txbx>
                        <wps:bodyPr horzOverflow="overflow" vert="horz" lIns="0" tIns="0" rIns="0" bIns="0" rtlCol="0">
                          <a:noAutofit/>
                        </wps:bodyPr>
                      </wps:wsp>
                      <wps:wsp>
                        <wps:cNvPr id="15" name="Rectangle 15"/>
                        <wps:cNvSpPr/>
                        <wps:spPr>
                          <a:xfrm>
                            <a:off x="2638063" y="2910757"/>
                            <a:ext cx="3256260" cy="226395"/>
                          </a:xfrm>
                          <a:prstGeom prst="rect">
                            <a:avLst/>
                          </a:prstGeom>
                          <a:ln>
                            <a:noFill/>
                          </a:ln>
                        </wps:spPr>
                        <wps:txbx>
                          <w:txbxContent>
                            <w:p w14:paraId="2A49812C" w14:textId="77777777" w:rsidR="00522F39" w:rsidRDefault="00522F39" w:rsidP="00522F39">
                              <w:r>
                                <w:rPr>
                                  <w:rFonts w:ascii="Times New Roman" w:eastAsia="Times New Roman" w:hAnsi="Times New Roman" w:cs="Times New Roman"/>
                                  <w:b/>
                                  <w:color w:val="FFDE59"/>
                                  <w:sz w:val="30"/>
                                </w:rPr>
                                <w:t>BALMATTA, MANGALORE</w:t>
                              </w:r>
                            </w:p>
                          </w:txbxContent>
                        </wps:txbx>
                        <wps:bodyPr horzOverflow="overflow" vert="horz" lIns="0" tIns="0" rIns="0" bIns="0" rtlCol="0">
                          <a:noAutofit/>
                        </wps:bodyPr>
                      </wps:wsp>
                      <wps:wsp>
                        <wps:cNvPr id="16" name="Rectangle 16"/>
                        <wps:cNvSpPr/>
                        <wps:spPr>
                          <a:xfrm>
                            <a:off x="5086434" y="2910757"/>
                            <a:ext cx="63341" cy="226395"/>
                          </a:xfrm>
                          <a:prstGeom prst="rect">
                            <a:avLst/>
                          </a:prstGeom>
                          <a:ln>
                            <a:noFill/>
                          </a:ln>
                        </wps:spPr>
                        <wps:txbx>
                          <w:txbxContent>
                            <w:p w14:paraId="095D98B1" w14:textId="77777777" w:rsidR="00522F39" w:rsidRDefault="00522F39" w:rsidP="00522F39">
                              <w:r>
                                <w:rPr>
                                  <w:rFonts w:ascii="Times New Roman" w:eastAsia="Times New Roman" w:hAnsi="Times New Roman" w:cs="Times New Roman"/>
                                  <w:b/>
                                  <w:color w:val="FFDE59"/>
                                  <w:sz w:val="30"/>
                                </w:rPr>
                                <w:t xml:space="preserve"> </w:t>
                              </w:r>
                            </w:p>
                          </w:txbxContent>
                        </wps:txbx>
                        <wps:bodyPr horzOverflow="overflow" vert="horz" lIns="0" tIns="0" rIns="0" bIns="0" rtlCol="0">
                          <a:noAutofit/>
                        </wps:bodyPr>
                      </wps:wsp>
                      <wps:wsp>
                        <wps:cNvPr id="17" name="Shape 17"/>
                        <wps:cNvSpPr/>
                        <wps:spPr>
                          <a:xfrm>
                            <a:off x="160465" y="289314"/>
                            <a:ext cx="7451469" cy="0"/>
                          </a:xfrm>
                          <a:custGeom>
                            <a:avLst/>
                            <a:gdLst/>
                            <a:ahLst/>
                            <a:cxnLst/>
                            <a:rect l="0" t="0" r="0" b="0"/>
                            <a:pathLst>
                              <a:path w="7451469">
                                <a:moveTo>
                                  <a:pt x="0" y="0"/>
                                </a:moveTo>
                                <a:lnTo>
                                  <a:pt x="7451469" y="0"/>
                                </a:lnTo>
                              </a:path>
                            </a:pathLst>
                          </a:custGeom>
                          <a:noFill/>
                          <a:ln w="38100" cap="flat" cmpd="sng" algn="ctr">
                            <a:solidFill>
                              <a:srgbClr val="FFDE59"/>
                            </a:solidFill>
                            <a:prstDash val="solid"/>
                            <a:miter lim="100000"/>
                          </a:ln>
                          <a:effectLst/>
                        </wps:spPr>
                        <wps:bodyPr/>
                      </wps:wsp>
                      <wps:wsp>
                        <wps:cNvPr id="18" name="Shape 18"/>
                        <wps:cNvSpPr/>
                        <wps:spPr>
                          <a:xfrm>
                            <a:off x="160411" y="289259"/>
                            <a:ext cx="0" cy="9505611"/>
                          </a:xfrm>
                          <a:custGeom>
                            <a:avLst/>
                            <a:gdLst/>
                            <a:ahLst/>
                            <a:cxnLst/>
                            <a:rect l="0" t="0" r="0" b="0"/>
                            <a:pathLst>
                              <a:path h="9505611">
                                <a:moveTo>
                                  <a:pt x="0" y="9505611"/>
                                </a:moveTo>
                                <a:lnTo>
                                  <a:pt x="0" y="0"/>
                                </a:lnTo>
                              </a:path>
                            </a:pathLst>
                          </a:custGeom>
                          <a:noFill/>
                          <a:ln w="0" cap="flat" cmpd="sng" algn="ctr">
                            <a:solidFill>
                              <a:srgbClr val="FFDE59"/>
                            </a:solidFill>
                            <a:prstDash val="solid"/>
                            <a:miter lim="100000"/>
                          </a:ln>
                          <a:effectLst/>
                        </wps:spPr>
                        <wps:bodyPr/>
                      </wps:wsp>
                      <wps:wsp>
                        <wps:cNvPr id="19" name="Shape 19"/>
                        <wps:cNvSpPr/>
                        <wps:spPr>
                          <a:xfrm>
                            <a:off x="177340" y="9786125"/>
                            <a:ext cx="7434574" cy="8800"/>
                          </a:xfrm>
                          <a:custGeom>
                            <a:avLst/>
                            <a:gdLst/>
                            <a:ahLst/>
                            <a:cxnLst/>
                            <a:rect l="0" t="0" r="0" b="0"/>
                            <a:pathLst>
                              <a:path w="7434574" h="8800">
                                <a:moveTo>
                                  <a:pt x="7434574" y="8800"/>
                                </a:moveTo>
                                <a:lnTo>
                                  <a:pt x="0" y="0"/>
                                </a:lnTo>
                              </a:path>
                            </a:pathLst>
                          </a:custGeom>
                          <a:noFill/>
                          <a:ln w="38100" cap="flat" cmpd="sng" algn="ctr">
                            <a:solidFill>
                              <a:srgbClr val="FFDE59"/>
                            </a:solidFill>
                            <a:prstDash val="solid"/>
                            <a:miter lim="100000"/>
                          </a:ln>
                          <a:effectLst/>
                        </wps:spPr>
                        <wps:bodyPr/>
                      </wps:wsp>
                      <wps:wsp>
                        <wps:cNvPr id="20" name="Shape 20"/>
                        <wps:cNvSpPr/>
                        <wps:spPr>
                          <a:xfrm>
                            <a:off x="7611890" y="289359"/>
                            <a:ext cx="0" cy="9496812"/>
                          </a:xfrm>
                          <a:custGeom>
                            <a:avLst/>
                            <a:gdLst/>
                            <a:ahLst/>
                            <a:cxnLst/>
                            <a:rect l="0" t="0" r="0" b="0"/>
                            <a:pathLst>
                              <a:path h="9496812">
                                <a:moveTo>
                                  <a:pt x="0" y="0"/>
                                </a:moveTo>
                                <a:lnTo>
                                  <a:pt x="0" y="9496812"/>
                                </a:lnTo>
                              </a:path>
                            </a:pathLst>
                          </a:custGeom>
                          <a:noFill/>
                          <a:ln w="0" cap="flat" cmpd="sng" algn="ctr">
                            <a:solidFill>
                              <a:srgbClr val="FFDE59"/>
                            </a:solidFill>
                            <a:prstDash val="solid"/>
                            <a:miter lim="100000"/>
                          </a:ln>
                          <a:effectLst/>
                        </wps:spPr>
                        <wps:bodyPr/>
                      </wps:wsp>
                      <wps:wsp>
                        <wps:cNvPr id="21" name="Rectangle 21"/>
                        <wps:cNvSpPr/>
                        <wps:spPr>
                          <a:xfrm>
                            <a:off x="2860869" y="3737186"/>
                            <a:ext cx="2726890" cy="226395"/>
                          </a:xfrm>
                          <a:prstGeom prst="rect">
                            <a:avLst/>
                          </a:prstGeom>
                          <a:ln>
                            <a:noFill/>
                          </a:ln>
                        </wps:spPr>
                        <wps:txbx>
                          <w:txbxContent>
                            <w:p w14:paraId="27F920EE" w14:textId="77777777" w:rsidR="00522F39" w:rsidRDefault="00522F39" w:rsidP="00522F39">
                              <w:r>
                                <w:rPr>
                                  <w:rFonts w:ascii="Times New Roman" w:eastAsia="Times New Roman" w:hAnsi="Times New Roman" w:cs="Times New Roman"/>
                                  <w:b/>
                                  <w:color w:val="FFDE59"/>
                                  <w:sz w:val="30"/>
                                </w:rPr>
                                <w:t>PROJECT REPORT ON</w:t>
                              </w:r>
                            </w:p>
                          </w:txbxContent>
                        </wps:txbx>
                        <wps:bodyPr horzOverflow="overflow" vert="horz" lIns="0" tIns="0" rIns="0" bIns="0" rtlCol="0">
                          <a:noAutofit/>
                        </wps:bodyPr>
                      </wps:wsp>
                      <wps:wsp>
                        <wps:cNvPr id="22" name="Rectangle 22"/>
                        <wps:cNvSpPr/>
                        <wps:spPr>
                          <a:xfrm>
                            <a:off x="1847381" y="4080086"/>
                            <a:ext cx="4284195" cy="226395"/>
                          </a:xfrm>
                          <a:prstGeom prst="rect">
                            <a:avLst/>
                          </a:prstGeom>
                          <a:ln>
                            <a:noFill/>
                          </a:ln>
                        </wps:spPr>
                        <wps:txbx>
                          <w:txbxContent>
                            <w:p w14:paraId="5CA1C5A1" w14:textId="77777777" w:rsidR="00522F39" w:rsidRDefault="00522F39" w:rsidP="00522F39">
                              <w:r>
                                <w:rPr>
                                  <w:rFonts w:ascii="Times New Roman" w:eastAsia="Times New Roman" w:hAnsi="Times New Roman" w:cs="Times New Roman"/>
                                  <w:b/>
                                  <w:color w:val="FFDE59"/>
                                  <w:sz w:val="30"/>
                                </w:rPr>
                                <w:t>CLOUD COST INTELLIGENCE PLATFORM</w:t>
                              </w:r>
                            </w:p>
                          </w:txbxContent>
                        </wps:txbx>
                        <wps:bodyPr horzOverflow="overflow" vert="horz" lIns="0" tIns="0" rIns="0" bIns="0" rtlCol="0">
                          <a:noAutofit/>
                        </wps:bodyPr>
                      </wps:wsp>
                      <wps:wsp>
                        <wps:cNvPr id="23" name="Rectangle 23"/>
                        <wps:cNvSpPr/>
                        <wps:spPr>
                          <a:xfrm>
                            <a:off x="2930587" y="4331546"/>
                            <a:ext cx="4842141" cy="226395"/>
                          </a:xfrm>
                          <a:prstGeom prst="rect">
                            <a:avLst/>
                          </a:prstGeom>
                          <a:ln>
                            <a:noFill/>
                          </a:ln>
                        </wps:spPr>
                        <wps:txbx>
                          <w:txbxContent>
                            <w:p w14:paraId="1A88D6A3" w14:textId="77777777" w:rsidR="00522F39" w:rsidRDefault="00522F39" w:rsidP="00522F39">
                              <w:r>
                                <w:rPr>
                                  <w:rFonts w:ascii="Times New Roman" w:eastAsia="Times New Roman" w:hAnsi="Times New Roman" w:cs="Times New Roman"/>
                                  <w:b/>
                                  <w:color w:val="FFDE59"/>
                                  <w:sz w:val="30"/>
                                </w:rPr>
                                <w:t>FOR HEALTHCARE</w:t>
                              </w:r>
                            </w:p>
                          </w:txbxContent>
                        </wps:txbx>
                        <wps:bodyPr horzOverflow="overflow" vert="horz" lIns="0" tIns="0" rIns="0" bIns="0" rtlCol="0">
                          <a:noAutofit/>
                        </wps:bodyPr>
                      </wps:wsp>
                      <wps:wsp>
                        <wps:cNvPr id="24" name="Rectangle 24"/>
                        <wps:cNvSpPr/>
                        <wps:spPr>
                          <a:xfrm>
                            <a:off x="2841895" y="4906910"/>
                            <a:ext cx="3345086" cy="226395"/>
                          </a:xfrm>
                          <a:prstGeom prst="rect">
                            <a:avLst/>
                          </a:prstGeom>
                          <a:ln>
                            <a:noFill/>
                          </a:ln>
                        </wps:spPr>
                        <wps:txbx>
                          <w:txbxContent>
                            <w:p w14:paraId="0130AE33" w14:textId="77777777" w:rsidR="00522F39" w:rsidRDefault="00522F39" w:rsidP="00522F39">
                              <w:r>
                                <w:rPr>
                                  <w:rFonts w:ascii="Times New Roman" w:eastAsia="Times New Roman" w:hAnsi="Times New Roman" w:cs="Times New Roman"/>
                                  <w:b/>
                                  <w:color w:val="FFDE59"/>
                                  <w:sz w:val="30"/>
                                </w:rPr>
                                <w:t>MOHAMMED ABSHAR</w:t>
                              </w:r>
                            </w:p>
                          </w:txbxContent>
                        </wps:txbx>
                        <wps:bodyPr horzOverflow="overflow" vert="horz" lIns="0" tIns="0" rIns="0" bIns="0" rtlCol="0">
                          <a:noAutofit/>
                        </wps:bodyPr>
                      </wps:wsp>
                      <wps:wsp>
                        <wps:cNvPr id="25" name="Rectangle 25"/>
                        <wps:cNvSpPr/>
                        <wps:spPr>
                          <a:xfrm>
                            <a:off x="3549930" y="5165990"/>
                            <a:ext cx="894077" cy="226395"/>
                          </a:xfrm>
                          <a:prstGeom prst="rect">
                            <a:avLst/>
                          </a:prstGeom>
                          <a:ln>
                            <a:noFill/>
                          </a:ln>
                        </wps:spPr>
                        <wps:txbx>
                          <w:txbxContent>
                            <w:p w14:paraId="278315CC" w14:textId="77777777" w:rsidR="00522F39" w:rsidRDefault="00522F39" w:rsidP="00522F39">
                              <w:r>
                                <w:rPr>
                                  <w:rFonts w:ascii="Times New Roman" w:eastAsia="Times New Roman" w:hAnsi="Times New Roman" w:cs="Times New Roman"/>
                                  <w:b/>
                                  <w:color w:val="FFDE59"/>
                                  <w:sz w:val="30"/>
                                </w:rPr>
                                <w:t>III BCA</w:t>
                              </w:r>
                            </w:p>
                          </w:txbxContent>
                        </wps:txbx>
                        <wps:bodyPr horzOverflow="overflow" vert="horz" lIns="0" tIns="0" rIns="0" bIns="0" rtlCol="0">
                          <a:noAutofit/>
                        </wps:bodyPr>
                      </wps:wsp>
                      <wps:wsp>
                        <wps:cNvPr id="251" name="Rectangle 251"/>
                        <wps:cNvSpPr/>
                        <wps:spPr>
                          <a:xfrm>
                            <a:off x="1614271" y="5432690"/>
                            <a:ext cx="84372" cy="226395"/>
                          </a:xfrm>
                          <a:prstGeom prst="rect">
                            <a:avLst/>
                          </a:prstGeom>
                          <a:ln>
                            <a:noFill/>
                          </a:ln>
                        </wps:spPr>
                        <wps:txbx>
                          <w:txbxContent>
                            <w:p w14:paraId="61BBC9AA" w14:textId="77777777" w:rsidR="00522F39" w:rsidRDefault="00522F39" w:rsidP="00522F39">
                              <w:r>
                                <w:rPr>
                                  <w:rFonts w:ascii="Times New Roman" w:eastAsia="Times New Roman" w:hAnsi="Times New Roman" w:cs="Times New Roman"/>
                                  <w:b/>
                                  <w:color w:val="FFDE59"/>
                                  <w:sz w:val="30"/>
                                </w:rPr>
                                <w:t>(</w:t>
                              </w:r>
                            </w:p>
                          </w:txbxContent>
                        </wps:txbx>
                        <wps:bodyPr horzOverflow="overflow" vert="horz" lIns="0" tIns="0" rIns="0" bIns="0" rtlCol="0">
                          <a:noAutofit/>
                        </wps:bodyPr>
                      </wps:wsp>
                      <wps:wsp>
                        <wps:cNvPr id="252" name="Rectangle 252"/>
                        <wps:cNvSpPr/>
                        <wps:spPr>
                          <a:xfrm>
                            <a:off x="1677709" y="5432690"/>
                            <a:ext cx="5958903" cy="226395"/>
                          </a:xfrm>
                          <a:prstGeom prst="rect">
                            <a:avLst/>
                          </a:prstGeom>
                          <a:ln>
                            <a:noFill/>
                          </a:ln>
                        </wps:spPr>
                        <wps:txbx>
                          <w:txbxContent>
                            <w:p w14:paraId="03484871" w14:textId="77777777" w:rsidR="00522F39" w:rsidRDefault="00522F39" w:rsidP="00522F39">
                              <w:r>
                                <w:rPr>
                                  <w:rFonts w:ascii="Times New Roman" w:eastAsia="Times New Roman" w:hAnsi="Times New Roman" w:cs="Times New Roman"/>
                                  <w:b/>
                                  <w:color w:val="FFDE59"/>
                                  <w:sz w:val="30"/>
                                </w:rPr>
                                <w:t>AI CLOUD COMPUTING AND DEVOPS WITH IBM</w:t>
                              </w:r>
                            </w:p>
                          </w:txbxContent>
                        </wps:txbx>
                        <wps:bodyPr horzOverflow="overflow" vert="horz" lIns="0" tIns="0" rIns="0" bIns="0" rtlCol="0">
                          <a:noAutofit/>
                        </wps:bodyPr>
                      </wps:wsp>
                      <wps:wsp>
                        <wps:cNvPr id="253" name="Rectangle 253"/>
                        <wps:cNvSpPr/>
                        <wps:spPr>
                          <a:xfrm>
                            <a:off x="3108960" y="5723255"/>
                            <a:ext cx="384755" cy="202157"/>
                          </a:xfrm>
                          <a:prstGeom prst="rect">
                            <a:avLst/>
                          </a:prstGeom>
                          <a:ln>
                            <a:noFill/>
                          </a:ln>
                        </wps:spPr>
                        <wps:txbx>
                          <w:txbxContent>
                            <w:p w14:paraId="046EE7FF" w14:textId="77777777" w:rsidR="00522F39" w:rsidRDefault="00522F39" w:rsidP="00522F39">
                              <w:r>
                                <w:rPr>
                                  <w:rFonts w:ascii="Times New Roman" w:eastAsia="Times New Roman" w:hAnsi="Times New Roman" w:cs="Times New Roman"/>
                                  <w:b/>
                                  <w:color w:val="FFDE59"/>
                                  <w:sz w:val="30"/>
                                </w:rPr>
                                <w:t xml:space="preserve"> (23</w:t>
                              </w:r>
                            </w:p>
                          </w:txbxContent>
                        </wps:txbx>
                        <wps:bodyPr horzOverflow="overflow" vert="horz" lIns="0" tIns="0" rIns="0" bIns="0" rtlCol="0">
                          <a:noAutofit/>
                        </wps:bodyPr>
                      </wps:wsp>
                      <wps:wsp>
                        <wps:cNvPr id="255" name="Rectangle 255"/>
                        <wps:cNvSpPr/>
                        <wps:spPr>
                          <a:xfrm>
                            <a:off x="3417393" y="5726916"/>
                            <a:ext cx="999480" cy="226395"/>
                          </a:xfrm>
                          <a:prstGeom prst="rect">
                            <a:avLst/>
                          </a:prstGeom>
                          <a:ln>
                            <a:noFill/>
                          </a:ln>
                        </wps:spPr>
                        <wps:txbx>
                          <w:txbxContent>
                            <w:p w14:paraId="3FED0F18" w14:textId="77777777" w:rsidR="00522F39" w:rsidRDefault="00522F39" w:rsidP="00522F39">
                              <w:r>
                                <w:rPr>
                                  <w:rFonts w:ascii="Times New Roman" w:eastAsia="Times New Roman" w:hAnsi="Times New Roman" w:cs="Times New Roman"/>
                                  <w:b/>
                                  <w:color w:val="FFDE59"/>
                                  <w:sz w:val="30"/>
                                </w:rPr>
                                <w:t>BCAICD</w:t>
                              </w:r>
                            </w:p>
                          </w:txbxContent>
                        </wps:txbx>
                        <wps:bodyPr horzOverflow="overflow" vert="horz" lIns="0" tIns="0" rIns="0" bIns="0" rtlCol="0">
                          <a:noAutofit/>
                        </wps:bodyPr>
                      </wps:wsp>
                      <wps:wsp>
                        <wps:cNvPr id="254" name="Rectangle 254"/>
                        <wps:cNvSpPr/>
                        <wps:spPr>
                          <a:xfrm>
                            <a:off x="4174885" y="5723253"/>
                            <a:ext cx="464420" cy="226395"/>
                          </a:xfrm>
                          <a:prstGeom prst="rect">
                            <a:avLst/>
                          </a:prstGeom>
                          <a:ln>
                            <a:noFill/>
                          </a:ln>
                        </wps:spPr>
                        <wps:txbx>
                          <w:txbxContent>
                            <w:p w14:paraId="47582F54" w14:textId="77777777" w:rsidR="00522F39" w:rsidRDefault="00522F39" w:rsidP="00522F39">
                              <w:r>
                                <w:rPr>
                                  <w:rFonts w:ascii="Times New Roman" w:eastAsia="Times New Roman" w:hAnsi="Times New Roman" w:cs="Times New Roman"/>
                                  <w:b/>
                                  <w:color w:val="FFDE59"/>
                                  <w:sz w:val="30"/>
                                </w:rPr>
                                <w:t>055)</w:t>
                              </w:r>
                            </w:p>
                          </w:txbxContent>
                        </wps:txbx>
                        <wps:bodyPr horzOverflow="overflow" vert="horz" lIns="0" tIns="0" rIns="0" bIns="0" rtlCol="0">
                          <a:noAutofit/>
                        </wps:bodyPr>
                      </wps:wsp>
                      <wps:wsp>
                        <wps:cNvPr id="28" name="Rectangle 28"/>
                        <wps:cNvSpPr/>
                        <wps:spPr>
                          <a:xfrm>
                            <a:off x="2601516" y="6329747"/>
                            <a:ext cx="3352756" cy="226395"/>
                          </a:xfrm>
                          <a:prstGeom prst="rect">
                            <a:avLst/>
                          </a:prstGeom>
                          <a:ln>
                            <a:noFill/>
                          </a:ln>
                        </wps:spPr>
                        <wps:txbx>
                          <w:txbxContent>
                            <w:p w14:paraId="6969916B" w14:textId="77777777" w:rsidR="00522F39" w:rsidRDefault="00522F39" w:rsidP="00522F39">
                              <w:r>
                                <w:rPr>
                                  <w:rFonts w:ascii="Times New Roman" w:eastAsia="Times New Roman" w:hAnsi="Times New Roman" w:cs="Times New Roman"/>
                                  <w:b/>
                                  <w:color w:val="FFDE59"/>
                                  <w:sz w:val="30"/>
                                </w:rPr>
                                <w:t>UNDER THE GUIDANCE OF</w:t>
                              </w:r>
                            </w:p>
                          </w:txbxContent>
                        </wps:txbx>
                        <wps:bodyPr horzOverflow="overflow" vert="horz" lIns="0" tIns="0" rIns="0" bIns="0" rtlCol="0">
                          <a:noAutofit/>
                        </wps:bodyPr>
                      </wps:wsp>
                      <wps:wsp>
                        <wps:cNvPr id="29" name="Rectangle 29"/>
                        <wps:cNvSpPr/>
                        <wps:spPr>
                          <a:xfrm>
                            <a:off x="2988945" y="6596447"/>
                            <a:ext cx="2646724" cy="226395"/>
                          </a:xfrm>
                          <a:prstGeom prst="rect">
                            <a:avLst/>
                          </a:prstGeom>
                          <a:ln>
                            <a:noFill/>
                          </a:ln>
                        </wps:spPr>
                        <wps:txbx>
                          <w:txbxContent>
                            <w:p w14:paraId="253E1B75" w14:textId="77777777" w:rsidR="00522F39" w:rsidRDefault="00522F39" w:rsidP="00522F39">
                              <w:r>
                                <w:rPr>
                                  <w:rFonts w:ascii="Times New Roman" w:eastAsia="Times New Roman" w:hAnsi="Times New Roman" w:cs="Times New Roman"/>
                                  <w:b/>
                                  <w:color w:val="FFDE59"/>
                                  <w:sz w:val="30"/>
                                </w:rPr>
                                <w:t>Ms.  NIHARIKA AMIN</w:t>
                              </w:r>
                            </w:p>
                          </w:txbxContent>
                        </wps:txbx>
                        <wps:bodyPr horzOverflow="overflow" vert="horz" lIns="0" tIns="0" rIns="0" bIns="0" rtlCol="0">
                          <a:noAutofit/>
                        </wps:bodyPr>
                      </wps:wsp>
                      <wps:wsp>
                        <wps:cNvPr id="30" name="Rectangle 30"/>
                        <wps:cNvSpPr/>
                        <wps:spPr>
                          <a:xfrm>
                            <a:off x="3417392" y="6863147"/>
                            <a:ext cx="1182576" cy="226395"/>
                          </a:xfrm>
                          <a:prstGeom prst="rect">
                            <a:avLst/>
                          </a:prstGeom>
                          <a:ln>
                            <a:noFill/>
                          </a:ln>
                        </wps:spPr>
                        <wps:txbx>
                          <w:txbxContent>
                            <w:p w14:paraId="327EE45E" w14:textId="77777777" w:rsidR="00522F39" w:rsidRPr="00BD6105" w:rsidRDefault="00522F39" w:rsidP="00522F39">
                              <w:pPr>
                                <w:rPr>
                                  <w:lang w:val="en-IN"/>
                                </w:rPr>
                              </w:pPr>
                              <w:r>
                                <w:rPr>
                                  <w:rFonts w:ascii="Times New Roman" w:eastAsia="Times New Roman" w:hAnsi="Times New Roman" w:cs="Times New Roman"/>
                                  <w:b/>
                                  <w:color w:val="FFDE59"/>
                                  <w:sz w:val="30"/>
                                  <w:lang w:val="en-IN"/>
                                </w:rPr>
                                <w:t>LECTURER</w:t>
                              </w:r>
                            </w:p>
                          </w:txbxContent>
                        </wps:txbx>
                        <wps:bodyPr horzOverflow="overflow" vert="horz" lIns="0" tIns="0" rIns="0" bIns="0" rtlCol="0">
                          <a:noAutofit/>
                        </wps:bodyPr>
                      </wps:wsp>
                      <wps:wsp>
                        <wps:cNvPr id="31" name="Rectangle 31"/>
                        <wps:cNvSpPr/>
                        <wps:spPr>
                          <a:xfrm>
                            <a:off x="2017663" y="7129847"/>
                            <a:ext cx="4906226" cy="226395"/>
                          </a:xfrm>
                          <a:prstGeom prst="rect">
                            <a:avLst/>
                          </a:prstGeom>
                          <a:ln>
                            <a:noFill/>
                          </a:ln>
                        </wps:spPr>
                        <wps:txbx>
                          <w:txbxContent>
                            <w:p w14:paraId="639E5041" w14:textId="77777777" w:rsidR="00522F39" w:rsidRDefault="00522F39" w:rsidP="00522F39">
                              <w:r>
                                <w:rPr>
                                  <w:rFonts w:ascii="Times New Roman" w:eastAsia="Times New Roman" w:hAnsi="Times New Roman" w:cs="Times New Roman"/>
                                  <w:b/>
                                  <w:color w:val="FFDE59"/>
                                  <w:sz w:val="30"/>
                                </w:rPr>
                                <w:t>DEPARTMENT OF COMPUTER SCIENCE</w:t>
                              </w:r>
                            </w:p>
                          </w:txbxContent>
                        </wps:txbx>
                        <wps:bodyPr horzOverflow="overflow" vert="horz" lIns="0" tIns="0" rIns="0" bIns="0" rtlCol="0">
                          <a:noAutofit/>
                        </wps:bodyPr>
                      </wps:wsp>
                      <wps:wsp>
                        <wps:cNvPr id="32" name="Rectangle 32"/>
                        <wps:cNvSpPr/>
                        <wps:spPr>
                          <a:xfrm>
                            <a:off x="1206257" y="7621119"/>
                            <a:ext cx="7128612" cy="226395"/>
                          </a:xfrm>
                          <a:prstGeom prst="rect">
                            <a:avLst/>
                          </a:prstGeom>
                          <a:ln>
                            <a:noFill/>
                          </a:ln>
                        </wps:spPr>
                        <wps:txbx>
                          <w:txbxContent>
                            <w:p w14:paraId="156A5B32" w14:textId="77777777" w:rsidR="00522F39" w:rsidRDefault="00522F39" w:rsidP="00522F39">
                              <w:r>
                                <w:rPr>
                                  <w:rFonts w:ascii="Times New Roman" w:eastAsia="Times New Roman" w:hAnsi="Times New Roman" w:cs="Times New Roman"/>
                                  <w:b/>
                                  <w:color w:val="FFDE59"/>
                                  <w:sz w:val="30"/>
                                </w:rPr>
                                <w:t>IN PARTIAL FULLFILLMENT OF THE REQUIREMENT FOR</w:t>
                              </w:r>
                            </w:p>
                          </w:txbxContent>
                        </wps:txbx>
                        <wps:bodyPr horzOverflow="overflow" vert="horz" lIns="0" tIns="0" rIns="0" bIns="0" rtlCol="0">
                          <a:noAutofit/>
                        </wps:bodyPr>
                      </wps:wsp>
                      <wps:wsp>
                        <wps:cNvPr id="33" name="Rectangle 33"/>
                        <wps:cNvSpPr/>
                        <wps:spPr>
                          <a:xfrm>
                            <a:off x="2359079" y="7887819"/>
                            <a:ext cx="4061634" cy="226395"/>
                          </a:xfrm>
                          <a:prstGeom prst="rect">
                            <a:avLst/>
                          </a:prstGeom>
                          <a:ln>
                            <a:noFill/>
                          </a:ln>
                        </wps:spPr>
                        <wps:txbx>
                          <w:txbxContent>
                            <w:p w14:paraId="2B54E68B" w14:textId="77777777" w:rsidR="00522F39" w:rsidRDefault="00522F39" w:rsidP="00522F39">
                              <w:r>
                                <w:rPr>
                                  <w:rFonts w:ascii="Times New Roman" w:eastAsia="Times New Roman" w:hAnsi="Times New Roman" w:cs="Times New Roman"/>
                                  <w:b/>
                                  <w:color w:val="FFDE59"/>
                                  <w:sz w:val="30"/>
                                </w:rPr>
                                <w:t>THE AWARD OF THE DEGREE OF</w:t>
                              </w:r>
                            </w:p>
                          </w:txbxContent>
                        </wps:txbx>
                        <wps:bodyPr horzOverflow="overflow" vert="horz" lIns="0" tIns="0" rIns="0" bIns="0" rtlCol="0">
                          <a:noAutofit/>
                        </wps:bodyPr>
                      </wps:wsp>
                      <wps:wsp>
                        <wps:cNvPr id="34" name="Rectangle 34"/>
                        <wps:cNvSpPr/>
                        <wps:spPr>
                          <a:xfrm>
                            <a:off x="1885480" y="8196464"/>
                            <a:ext cx="5281324" cy="226395"/>
                          </a:xfrm>
                          <a:prstGeom prst="rect">
                            <a:avLst/>
                          </a:prstGeom>
                          <a:ln>
                            <a:noFill/>
                          </a:ln>
                        </wps:spPr>
                        <wps:txbx>
                          <w:txbxContent>
                            <w:p w14:paraId="43FC7CC7" w14:textId="77777777" w:rsidR="00522F39" w:rsidRDefault="00522F39" w:rsidP="00522F39">
                              <w:r>
                                <w:rPr>
                                  <w:rFonts w:ascii="Times New Roman" w:eastAsia="Times New Roman" w:hAnsi="Times New Roman" w:cs="Times New Roman"/>
                                  <w:b/>
                                  <w:color w:val="FFDE59"/>
                                  <w:sz w:val="30"/>
                                </w:rPr>
                                <w:t>BACHELORS IN COMPUTER APPLICATION</w:t>
                              </w:r>
                            </w:p>
                          </w:txbxContent>
                        </wps:txbx>
                        <wps:bodyPr horzOverflow="overflow" vert="horz" lIns="0" tIns="0" rIns="0" bIns="0" rtlCol="0">
                          <a:noAutofit/>
                        </wps:bodyPr>
                      </wps:wsp>
                      <wps:wsp>
                        <wps:cNvPr id="35" name="Rectangle 35"/>
                        <wps:cNvSpPr/>
                        <wps:spPr>
                          <a:xfrm>
                            <a:off x="3456673" y="9187790"/>
                            <a:ext cx="1142493" cy="226395"/>
                          </a:xfrm>
                          <a:prstGeom prst="rect">
                            <a:avLst/>
                          </a:prstGeom>
                          <a:ln>
                            <a:noFill/>
                          </a:ln>
                        </wps:spPr>
                        <wps:txbx>
                          <w:txbxContent>
                            <w:p w14:paraId="19545F83" w14:textId="77777777" w:rsidR="00522F39" w:rsidRDefault="00522F39" w:rsidP="00522F39">
                              <w:r>
                                <w:rPr>
                                  <w:rFonts w:ascii="Times New Roman" w:eastAsia="Times New Roman" w:hAnsi="Times New Roman" w:cs="Times New Roman"/>
                                  <w:b/>
                                  <w:color w:val="FFDE59"/>
                                  <w:sz w:val="30"/>
                                </w:rPr>
                                <w:t>MAY 2026</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799204B" id="Group 256" o:spid="_x0000_s1026" style="position:absolute;margin-left:-18pt;margin-top:-88.25pt;width:730.45pt;height:862.8pt;z-index:251660288;mso-position-horizontal-relative:page;mso-position-vertical-relative:margin;mso-width-relative:margin;mso-height-relative:margin" coordorigin="-1126,-1377" coordsize="92773,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">
                <v:shape id="Shape 312" o:spid="_x0000_s1027" style="position:absolute;left:-1126;top:-1377;width:77723;height:100583;visibility:visible;mso-wrap-style:square;v-text-anchor:top" coordsize="7772399,10058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" path="m,l7772399,r,10058399l,10058399,,e" fillcolor="black" stroked="f" strokeweight="0">
                  <v:stroke miterlimit="83231f" joinstyle="miter"/>
                  <v:path arrowok="t" textboxrect="0,0,7772399,100583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26320;top:3285;width:25050;height:1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">
                  <v:imagedata r:id="rId8" o:title=""/>
                </v:shape>
                <v:rect id="Rectangle 10" o:spid="_x0000_s1029" style="position:absolute;left:10463;top:21106;width:7490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FA48C47" w14:textId="77777777" w:rsidR="00522F39" w:rsidRDefault="00522F39" w:rsidP="00522F39">
                        <w:r>
                          <w:rPr>
                            <w:rFonts w:ascii="Times New Roman" w:eastAsia="Times New Roman" w:hAnsi="Times New Roman" w:cs="Times New Roman"/>
                            <w:b/>
                            <w:color w:val="FFDE59"/>
                            <w:sz w:val="30"/>
                          </w:rPr>
                          <w:t>YENEPOYA INSTITUTE OF ARTS, SCIENCE, COMMERCE AND</w:t>
                        </w:r>
                      </w:p>
                    </w:txbxContent>
                  </v:textbox>
                </v:rect>
                <v:rect id="Rectangle 11" o:spid="_x0000_s1030" style="position:absolute;left:66781;top:21106;width:6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69B6F98" w14:textId="77777777" w:rsidR="00522F39" w:rsidRDefault="00522F39" w:rsidP="00522F39">
                        <w:r>
                          <w:rPr>
                            <w:rFonts w:ascii="Times New Roman" w:eastAsia="Times New Roman" w:hAnsi="Times New Roman" w:cs="Times New Roman"/>
                            <w:b/>
                            <w:color w:val="FFDE59"/>
                            <w:sz w:val="30"/>
                          </w:rPr>
                          <w:t xml:space="preserve"> </w:t>
                        </w:r>
                      </w:p>
                    </w:txbxContent>
                  </v:textbox>
                </v:rect>
                <v:rect id="Rectangle 12" o:spid="_x0000_s1031" style="position:absolute;left:31664;top:23773;width:1914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1348885" w14:textId="77777777" w:rsidR="00522F39" w:rsidRDefault="00522F39" w:rsidP="00522F39">
                        <w:r>
                          <w:rPr>
                            <w:rFonts w:ascii="Times New Roman" w:eastAsia="Times New Roman" w:hAnsi="Times New Roman" w:cs="Times New Roman"/>
                            <w:b/>
                            <w:color w:val="FFDE59"/>
                            <w:sz w:val="30"/>
                          </w:rPr>
                          <w:t>MANAGEMENT</w:t>
                        </w:r>
                      </w:p>
                    </w:txbxContent>
                  </v:textbox>
                </v:rect>
                <v:rect id="Rectangle 13" o:spid="_x0000_s1032" style="position:absolute;left:6988;top:26440;width:6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6E7B97A" w14:textId="77777777" w:rsidR="00522F39" w:rsidRDefault="00522F39" w:rsidP="00522F39">
                        <w:r>
                          <w:rPr>
                            <w:rFonts w:ascii="Times New Roman" w:eastAsia="Times New Roman" w:hAnsi="Times New Roman" w:cs="Times New Roman"/>
                            <w:b/>
                            <w:color w:val="FFDE59"/>
                            <w:sz w:val="30"/>
                          </w:rPr>
                          <w:t xml:space="preserve"> </w:t>
                        </w:r>
                      </w:p>
                    </w:txbxContent>
                  </v:textbox>
                </v:rect>
                <v:rect id="Rectangle 14" o:spid="_x0000_s1033" style="position:absolute;left:7360;top:26440;width:8428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D43B6EC" w14:textId="77777777" w:rsidR="00522F39" w:rsidRDefault="00522F39" w:rsidP="00522F39">
                        <w:r>
                          <w:rPr>
                            <w:rFonts w:ascii="Times New Roman" w:eastAsia="Times New Roman" w:hAnsi="Times New Roman" w:cs="Times New Roman"/>
                            <w:b/>
                            <w:color w:val="FFDE59"/>
                            <w:sz w:val="30"/>
                          </w:rPr>
                          <w:t>A CONSTITUENT UNIT OF YENEPOYA (DEEMED TO BE UNIVERSITY)</w:t>
                        </w:r>
                      </w:p>
                    </w:txbxContent>
                  </v:textbox>
                </v:rect>
                <v:rect id="Rectangle 15" o:spid="_x0000_s1034" style="position:absolute;left:26380;top:29107;width:32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A49812C" w14:textId="77777777" w:rsidR="00522F39" w:rsidRDefault="00522F39" w:rsidP="00522F39">
                        <w:r>
                          <w:rPr>
                            <w:rFonts w:ascii="Times New Roman" w:eastAsia="Times New Roman" w:hAnsi="Times New Roman" w:cs="Times New Roman"/>
                            <w:b/>
                            <w:color w:val="FFDE59"/>
                            <w:sz w:val="30"/>
                          </w:rPr>
                          <w:t>BALMATTA, MANGALORE</w:t>
                        </w:r>
                      </w:p>
                    </w:txbxContent>
                  </v:textbox>
                </v:rect>
                <v:rect id="Rectangle 16" o:spid="_x0000_s1035" style="position:absolute;left:50864;top:29107;width:6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95D98B1" w14:textId="77777777" w:rsidR="00522F39" w:rsidRDefault="00522F39" w:rsidP="00522F39">
                        <w:r>
                          <w:rPr>
                            <w:rFonts w:ascii="Times New Roman" w:eastAsia="Times New Roman" w:hAnsi="Times New Roman" w:cs="Times New Roman"/>
                            <w:b/>
                            <w:color w:val="FFDE59"/>
                            <w:sz w:val="30"/>
                          </w:rPr>
                          <w:t xml:space="preserve"> </w:t>
                        </w:r>
                      </w:p>
                    </w:txbxContent>
                  </v:textbox>
                </v:rect>
                <v:shape id="Shape 17" o:spid="_x0000_s1036" style="position:absolute;left:1604;top:2893;width:74515;height:0;visibility:visible;mso-wrap-style:square;v-text-anchor:top" coordsize="7451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" path="m,l7451469,e" filled="f" strokecolor="#ffde59" strokeweight="3pt">
                  <v:stroke miterlimit="1" joinstyle="miter"/>
                  <v:path arrowok="t" textboxrect="0,0,7451469,0"/>
                </v:shape>
                <v:shape id="Shape 18" o:spid="_x0000_s1037" style="position:absolute;left:1604;top:2892;width:0;height:95056;visibility:visible;mso-wrap-style:square;v-text-anchor:top" coordsize="0,9505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" path="m,9505611l,e" filled="f" strokecolor="#ffde59" strokeweight="0">
                  <v:stroke miterlimit="1" joinstyle="miter"/>
                  <v:path arrowok="t" textboxrect="0,0,0,9505611"/>
                </v:shape>
                <v:shape id="Shape 19" o:spid="_x0000_s1038" style="position:absolute;left:1773;top:97861;width:74346;height:88;visibility:visible;mso-wrap-style:square;v-text-anchor:top" coordsize="743457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" path="m7434574,8800l,e" filled="f" strokecolor="#ffde59" strokeweight="3pt">
                  <v:stroke miterlimit="1" joinstyle="miter"/>
                  <v:path arrowok="t" textboxrect="0,0,7434574,8800"/>
                </v:shape>
                <v:shape id="Shape 20" o:spid="_x0000_s1039" style="position:absolute;left:76118;top:2893;width:0;height:94968;visibility:visible;mso-wrap-style:square;v-text-anchor:top" coordsize="0,949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" path="m,l,9496812e" filled="f" strokecolor="#ffde59" strokeweight="0">
                  <v:stroke miterlimit="1" joinstyle="miter"/>
                  <v:path arrowok="t" textboxrect="0,0,0,9496812"/>
                </v:shape>
                <v:rect id="Rectangle 21" o:spid="_x0000_s1040" style="position:absolute;left:28608;top:37371;width:2726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7F920EE" w14:textId="77777777" w:rsidR="00522F39" w:rsidRDefault="00522F39" w:rsidP="00522F39">
                        <w:r>
                          <w:rPr>
                            <w:rFonts w:ascii="Times New Roman" w:eastAsia="Times New Roman" w:hAnsi="Times New Roman" w:cs="Times New Roman"/>
                            <w:b/>
                            <w:color w:val="FFDE59"/>
                            <w:sz w:val="30"/>
                          </w:rPr>
                          <w:t>PROJECT REPORT ON</w:t>
                        </w:r>
                      </w:p>
                    </w:txbxContent>
                  </v:textbox>
                </v:rect>
                <v:rect id="Rectangle 22" o:spid="_x0000_s1041" style="position:absolute;left:18473;top:40800;width:4284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CA1C5A1" w14:textId="77777777" w:rsidR="00522F39" w:rsidRDefault="00522F39" w:rsidP="00522F39">
                        <w:r>
                          <w:rPr>
                            <w:rFonts w:ascii="Times New Roman" w:eastAsia="Times New Roman" w:hAnsi="Times New Roman" w:cs="Times New Roman"/>
                            <w:b/>
                            <w:color w:val="FFDE59"/>
                            <w:sz w:val="30"/>
                          </w:rPr>
                          <w:t>CLOUD COST INTELLIGENCE PLATFORM</w:t>
                        </w:r>
                      </w:p>
                    </w:txbxContent>
                  </v:textbox>
                </v:rect>
                <v:rect id="Rectangle 23" o:spid="_x0000_s1042" style="position:absolute;left:29305;top:43315;width:4842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A88D6A3" w14:textId="77777777" w:rsidR="00522F39" w:rsidRDefault="00522F39" w:rsidP="00522F39">
                        <w:r>
                          <w:rPr>
                            <w:rFonts w:ascii="Times New Roman" w:eastAsia="Times New Roman" w:hAnsi="Times New Roman" w:cs="Times New Roman"/>
                            <w:b/>
                            <w:color w:val="FFDE59"/>
                            <w:sz w:val="30"/>
                          </w:rPr>
                          <w:t>FOR HEALTHCARE</w:t>
                        </w:r>
                      </w:p>
                    </w:txbxContent>
                  </v:textbox>
                </v:rect>
                <v:rect id="Rectangle 24" o:spid="_x0000_s1043" style="position:absolute;left:28418;top:49069;width:3345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130AE33" w14:textId="77777777" w:rsidR="00522F39" w:rsidRDefault="00522F39" w:rsidP="00522F39">
                        <w:r>
                          <w:rPr>
                            <w:rFonts w:ascii="Times New Roman" w:eastAsia="Times New Roman" w:hAnsi="Times New Roman" w:cs="Times New Roman"/>
                            <w:b/>
                            <w:color w:val="FFDE59"/>
                            <w:sz w:val="30"/>
                          </w:rPr>
                          <w:t>MOHAMMED ABSHAR</w:t>
                        </w:r>
                      </w:p>
                    </w:txbxContent>
                  </v:textbox>
                </v:rect>
                <v:rect id="Rectangle 25" o:spid="_x0000_s1044" style="position:absolute;left:35499;top:51659;width:894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78315CC" w14:textId="77777777" w:rsidR="00522F39" w:rsidRDefault="00522F39" w:rsidP="00522F39">
                        <w:r>
                          <w:rPr>
                            <w:rFonts w:ascii="Times New Roman" w:eastAsia="Times New Roman" w:hAnsi="Times New Roman" w:cs="Times New Roman"/>
                            <w:b/>
                            <w:color w:val="FFDE59"/>
                            <w:sz w:val="30"/>
                          </w:rPr>
                          <w:t>III BCA</w:t>
                        </w:r>
                      </w:p>
                    </w:txbxContent>
                  </v:textbox>
                </v:rect>
                <v:rect id="Rectangle 251" o:spid="_x0000_s1045" style="position:absolute;left:16142;top:54326;width:84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61BBC9AA" w14:textId="77777777" w:rsidR="00522F39" w:rsidRDefault="00522F39" w:rsidP="00522F39">
                        <w:r>
                          <w:rPr>
                            <w:rFonts w:ascii="Times New Roman" w:eastAsia="Times New Roman" w:hAnsi="Times New Roman" w:cs="Times New Roman"/>
                            <w:b/>
                            <w:color w:val="FFDE59"/>
                            <w:sz w:val="30"/>
                          </w:rPr>
                          <w:t>(</w:t>
                        </w:r>
                      </w:p>
                    </w:txbxContent>
                  </v:textbox>
                </v:rect>
                <v:rect id="Rectangle 252" o:spid="_x0000_s1046" style="position:absolute;left:16777;top:54326;width:5958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03484871" w14:textId="77777777" w:rsidR="00522F39" w:rsidRDefault="00522F39" w:rsidP="00522F39">
                        <w:r>
                          <w:rPr>
                            <w:rFonts w:ascii="Times New Roman" w:eastAsia="Times New Roman" w:hAnsi="Times New Roman" w:cs="Times New Roman"/>
                            <w:b/>
                            <w:color w:val="FFDE59"/>
                            <w:sz w:val="30"/>
                          </w:rPr>
                          <w:t>AI CLOUD COMPUTING AND DEVOPS WITH IBM</w:t>
                        </w:r>
                      </w:p>
                    </w:txbxContent>
                  </v:textbox>
                </v:rect>
                <v:rect id="Rectangle 253" o:spid="_x0000_s1047" style="position:absolute;left:31089;top:57232;width:3848;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046EE7FF" w14:textId="77777777" w:rsidR="00522F39" w:rsidRDefault="00522F39" w:rsidP="00522F39">
                        <w:r>
                          <w:rPr>
                            <w:rFonts w:ascii="Times New Roman" w:eastAsia="Times New Roman" w:hAnsi="Times New Roman" w:cs="Times New Roman"/>
                            <w:b/>
                            <w:color w:val="FFDE59"/>
                            <w:sz w:val="30"/>
                          </w:rPr>
                          <w:t xml:space="preserve"> (23</w:t>
                        </w:r>
                      </w:p>
                    </w:txbxContent>
                  </v:textbox>
                </v:rect>
                <v:rect id="Rectangle 255" o:spid="_x0000_s1048" style="position:absolute;left:34173;top:57269;width:999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3FED0F18" w14:textId="77777777" w:rsidR="00522F39" w:rsidRDefault="00522F39" w:rsidP="00522F39">
                        <w:r>
                          <w:rPr>
                            <w:rFonts w:ascii="Times New Roman" w:eastAsia="Times New Roman" w:hAnsi="Times New Roman" w:cs="Times New Roman"/>
                            <w:b/>
                            <w:color w:val="FFDE59"/>
                            <w:sz w:val="30"/>
                          </w:rPr>
                          <w:t>BCAICD</w:t>
                        </w:r>
                      </w:p>
                    </w:txbxContent>
                  </v:textbox>
                </v:rect>
                <v:rect id="Rectangle 254" o:spid="_x0000_s1049" style="position:absolute;left:41748;top:57232;width:464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47582F54" w14:textId="77777777" w:rsidR="00522F39" w:rsidRDefault="00522F39" w:rsidP="00522F39">
                        <w:r>
                          <w:rPr>
                            <w:rFonts w:ascii="Times New Roman" w:eastAsia="Times New Roman" w:hAnsi="Times New Roman" w:cs="Times New Roman"/>
                            <w:b/>
                            <w:color w:val="FFDE59"/>
                            <w:sz w:val="30"/>
                          </w:rPr>
                          <w:t>055)</w:t>
                        </w:r>
                      </w:p>
                    </w:txbxContent>
                  </v:textbox>
                </v:rect>
                <v:rect id="Rectangle 28" o:spid="_x0000_s1050" style="position:absolute;left:26015;top:63297;width:3352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969916B" w14:textId="77777777" w:rsidR="00522F39" w:rsidRDefault="00522F39" w:rsidP="00522F39">
                        <w:r>
                          <w:rPr>
                            <w:rFonts w:ascii="Times New Roman" w:eastAsia="Times New Roman" w:hAnsi="Times New Roman" w:cs="Times New Roman"/>
                            <w:b/>
                            <w:color w:val="FFDE59"/>
                            <w:sz w:val="30"/>
                          </w:rPr>
                          <w:t>UNDER THE GUIDANCE OF</w:t>
                        </w:r>
                      </w:p>
                    </w:txbxContent>
                  </v:textbox>
                </v:rect>
                <v:rect id="Rectangle 29" o:spid="_x0000_s1051" style="position:absolute;left:29889;top:65964;width:2646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53E1B75" w14:textId="77777777" w:rsidR="00522F39" w:rsidRDefault="00522F39" w:rsidP="00522F39">
                        <w:r>
                          <w:rPr>
                            <w:rFonts w:ascii="Times New Roman" w:eastAsia="Times New Roman" w:hAnsi="Times New Roman" w:cs="Times New Roman"/>
                            <w:b/>
                            <w:color w:val="FFDE59"/>
                            <w:sz w:val="30"/>
                          </w:rPr>
                          <w:t>Ms.  NIHARIKA AMIN</w:t>
                        </w:r>
                      </w:p>
                    </w:txbxContent>
                  </v:textbox>
                </v:rect>
                <v:rect id="Rectangle 30" o:spid="_x0000_s1052" style="position:absolute;left:34173;top:68631;width:1182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27EE45E" w14:textId="77777777" w:rsidR="00522F39" w:rsidRPr="00BD6105" w:rsidRDefault="00522F39" w:rsidP="00522F39">
                        <w:pPr>
                          <w:rPr>
                            <w:lang w:val="en-IN"/>
                          </w:rPr>
                        </w:pPr>
                        <w:r>
                          <w:rPr>
                            <w:rFonts w:ascii="Times New Roman" w:eastAsia="Times New Roman" w:hAnsi="Times New Roman" w:cs="Times New Roman"/>
                            <w:b/>
                            <w:color w:val="FFDE59"/>
                            <w:sz w:val="30"/>
                            <w:lang w:val="en-IN"/>
                          </w:rPr>
                          <w:t>LECTURER</w:t>
                        </w:r>
                      </w:p>
                    </w:txbxContent>
                  </v:textbox>
                </v:rect>
                <v:rect id="Rectangle 31" o:spid="_x0000_s1053" style="position:absolute;left:20176;top:71298;width:4906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39E5041" w14:textId="77777777" w:rsidR="00522F39" w:rsidRDefault="00522F39" w:rsidP="00522F39">
                        <w:r>
                          <w:rPr>
                            <w:rFonts w:ascii="Times New Roman" w:eastAsia="Times New Roman" w:hAnsi="Times New Roman" w:cs="Times New Roman"/>
                            <w:b/>
                            <w:color w:val="FFDE59"/>
                            <w:sz w:val="30"/>
                          </w:rPr>
                          <w:t>DEPARTMENT OF COMPUTER SCIENCE</w:t>
                        </w:r>
                      </w:p>
                    </w:txbxContent>
                  </v:textbox>
                </v:rect>
                <v:rect id="Rectangle 32" o:spid="_x0000_s1054" style="position:absolute;left:12062;top:76211;width:712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56A5B32" w14:textId="77777777" w:rsidR="00522F39" w:rsidRDefault="00522F39" w:rsidP="00522F39">
                        <w:r>
                          <w:rPr>
                            <w:rFonts w:ascii="Times New Roman" w:eastAsia="Times New Roman" w:hAnsi="Times New Roman" w:cs="Times New Roman"/>
                            <w:b/>
                            <w:color w:val="FFDE59"/>
                            <w:sz w:val="30"/>
                          </w:rPr>
                          <w:t>IN PARTIAL FULLFILLMENT OF THE REQUIREMENT FOR</w:t>
                        </w:r>
                      </w:p>
                    </w:txbxContent>
                  </v:textbox>
                </v:rect>
                <v:rect id="Rectangle 33" o:spid="_x0000_s1055" style="position:absolute;left:23590;top:78878;width:4061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B54E68B" w14:textId="77777777" w:rsidR="00522F39" w:rsidRDefault="00522F39" w:rsidP="00522F39">
                        <w:r>
                          <w:rPr>
                            <w:rFonts w:ascii="Times New Roman" w:eastAsia="Times New Roman" w:hAnsi="Times New Roman" w:cs="Times New Roman"/>
                            <w:b/>
                            <w:color w:val="FFDE59"/>
                            <w:sz w:val="30"/>
                          </w:rPr>
                          <w:t>THE AWARD OF THE DEGREE OF</w:t>
                        </w:r>
                      </w:p>
                    </w:txbxContent>
                  </v:textbox>
                </v:rect>
                <v:rect id="Rectangle 34" o:spid="_x0000_s1056" style="position:absolute;left:18854;top:81964;width:5281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3FC7CC7" w14:textId="77777777" w:rsidR="00522F39" w:rsidRDefault="00522F39" w:rsidP="00522F39">
                        <w:r>
                          <w:rPr>
                            <w:rFonts w:ascii="Times New Roman" w:eastAsia="Times New Roman" w:hAnsi="Times New Roman" w:cs="Times New Roman"/>
                            <w:b/>
                            <w:color w:val="FFDE59"/>
                            <w:sz w:val="30"/>
                          </w:rPr>
                          <w:t>BACHELORS IN COMPUTER APPLICATION</w:t>
                        </w:r>
                      </w:p>
                    </w:txbxContent>
                  </v:textbox>
                </v:rect>
                <v:rect id="Rectangle 35" o:spid="_x0000_s1057" style="position:absolute;left:34566;top:91877;width:1142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9545F83" w14:textId="77777777" w:rsidR="00522F39" w:rsidRDefault="00522F39" w:rsidP="00522F39">
                        <w:r>
                          <w:rPr>
                            <w:rFonts w:ascii="Times New Roman" w:eastAsia="Times New Roman" w:hAnsi="Times New Roman" w:cs="Times New Roman"/>
                            <w:b/>
                            <w:color w:val="FFDE59"/>
                            <w:sz w:val="30"/>
                          </w:rPr>
                          <w:t>MAY 2026</w:t>
                        </w:r>
                      </w:p>
                    </w:txbxContent>
                  </v:textbox>
                </v:rect>
                <w10:wrap type="topAndBottom" anchorx="page" anchory="margin"/>
              </v:group>
            </w:pict>
          </mc:Fallback>
        </mc:AlternateContent>
      </w:r>
      <w:r>
        <w:rPr>
          <w:rFonts w:ascii="Times New Roman" w:hAnsi="Times New Roman" w:cs="Times New Roman"/>
        </w:rPr>
        <w:tab/>
      </w:r>
    </w:p>
    <w:p w14:paraId="7B3B8052" w14:textId="77777777" w:rsidR="00522F39" w:rsidRDefault="00522F39" w:rsidP="00522F39">
      <w:pPr>
        <w:spacing w:before="100" w:after="100"/>
        <w:rPr>
          <w:ins w:id="0" w:author="ashraf ak" w:date="2026-05-16T13:36:00Z" w16du:dateUtc="2026-05-16T08:06:00Z"/>
          <w:rFonts w:ascii="Times New Roman" w:hAnsi="Times New Roman" w:cs="Times New Roman"/>
        </w:rPr>
        <w:sectPr w:rsidR="00522F39" w:rsidSect="000216DD">
          <w:footerReference w:type="default" r:id="rId9"/>
          <w:pgSz w:w="11920" w:h="16840"/>
          <w:pgMar w:top="1321" w:right="662" w:bottom="1580" w:left="712" w:header="720" w:footer="227" w:gutter="0"/>
          <w:pgBorders w:offsetFrom="page">
            <w:top w:val="single" w:sz="4" w:space="24" w:color="auto"/>
            <w:left w:val="single" w:sz="4" w:space="24" w:color="auto"/>
            <w:bottom w:val="single" w:sz="4" w:space="24" w:color="auto"/>
            <w:right w:val="single" w:sz="4" w:space="24" w:color="auto"/>
          </w:pgBorders>
          <w:pgNumType w:start="0"/>
          <w:cols w:space="720"/>
          <w:docGrid w:linePitch="326"/>
        </w:sectPr>
      </w:pPr>
    </w:p>
    <w:p w14:paraId="34B6CDD0" w14:textId="77777777" w:rsidR="00522F39" w:rsidRDefault="00522F39" w:rsidP="00522F39">
      <w:pPr>
        <w:spacing w:before="100" w:after="100"/>
        <w:rPr>
          <w:rFonts w:ascii="Times New Roman" w:hAnsi="Times New Roman" w:cs="Times New Roman"/>
        </w:rPr>
      </w:pPr>
    </w:p>
    <w:p w14:paraId="6402807F" w14:textId="77777777" w:rsidR="00522F39" w:rsidRDefault="00522F39" w:rsidP="00522F39">
      <w:pPr>
        <w:spacing w:before="100" w:after="100"/>
        <w:rPr>
          <w:rFonts w:ascii="Times New Roman" w:hAnsi="Times New Roman" w:cs="Times New Roman"/>
        </w:rPr>
      </w:pPr>
    </w:p>
    <w:p w14:paraId="4F088378" w14:textId="77777777" w:rsidR="00522F39" w:rsidRDefault="00522F39" w:rsidP="00522F39">
      <w:pPr>
        <w:spacing w:before="100" w:after="100"/>
        <w:rPr>
          <w:rFonts w:ascii="Times New Roman" w:hAnsi="Times New Roman" w:cs="Times New Roman"/>
        </w:rPr>
      </w:pPr>
    </w:p>
    <w:p w14:paraId="14A86BB0" w14:textId="77777777" w:rsidR="00522F39" w:rsidRDefault="00522F39" w:rsidP="00522F39">
      <w:pPr>
        <w:spacing w:before="100" w:after="100"/>
        <w:rPr>
          <w:rFonts w:ascii="Times New Roman" w:hAnsi="Times New Roman" w:cs="Times New Roman"/>
        </w:rPr>
      </w:pPr>
    </w:p>
    <w:p w14:paraId="1C37F14B" w14:textId="77777777" w:rsidR="00522F39" w:rsidRDefault="00522F39" w:rsidP="00522F39">
      <w:pPr>
        <w:spacing w:before="100" w:after="100"/>
        <w:rPr>
          <w:rFonts w:ascii="Times New Roman" w:hAnsi="Times New Roman" w:cs="Times New Roman"/>
        </w:rPr>
      </w:pPr>
    </w:p>
    <w:p w14:paraId="2930801F" w14:textId="77777777" w:rsidR="00522F39" w:rsidRDefault="00522F39" w:rsidP="00522F39">
      <w:pPr>
        <w:spacing w:before="100" w:after="100"/>
        <w:rPr>
          <w:rFonts w:ascii="Times New Roman" w:hAnsi="Times New Roman" w:cs="Times New Roman"/>
        </w:rPr>
      </w:pPr>
    </w:p>
    <w:p w14:paraId="44AFEFBE" w14:textId="77777777" w:rsidR="00522F39" w:rsidRPr="009971B1" w:rsidRDefault="00522F39" w:rsidP="00522F39">
      <w:pPr>
        <w:spacing w:before="100" w:after="100"/>
        <w:rPr>
          <w:rFonts w:ascii="Times New Roman" w:hAnsi="Times New Roman" w:cs="Times New Roman"/>
        </w:rPr>
      </w:pPr>
      <w:r>
        <w:rPr>
          <w:noProof/>
        </w:rPr>
        <w:drawing>
          <wp:anchor distT="0" distB="0" distL="114300" distR="114300" simplePos="0" relativeHeight="251659264" behindDoc="0" locked="0" layoutInCell="1" allowOverlap="1" wp14:anchorId="4E2AE997" wp14:editId="5F501B7F">
            <wp:simplePos x="0" y="0"/>
            <wp:positionH relativeFrom="page">
              <wp:align>center</wp:align>
            </wp:positionH>
            <wp:positionV relativeFrom="margin">
              <wp:posOffset>-403860</wp:posOffset>
            </wp:positionV>
            <wp:extent cx="861060" cy="922020"/>
            <wp:effectExtent l="0" t="0" r="0" b="0"/>
            <wp:wrapSquare wrapText="bothSides"/>
            <wp:docPr id="49739" name="Picture 1"/>
            <wp:cNvGraphicFramePr/>
            <a:graphic xmlns:a="http://schemas.openxmlformats.org/drawingml/2006/main">
              <a:graphicData uri="http://schemas.openxmlformats.org/drawingml/2006/picture">
                <pic:pic xmlns:pic="http://schemas.openxmlformats.org/drawingml/2006/picture">
                  <pic:nvPicPr>
                    <pic:cNvPr id="49739" name="Picture 49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61060" cy="9220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r>
        <w:rPr>
          <w:rFonts w:ascii="Times New Roman" w:hAnsi="Times New Roman" w:cs="Times New Roman"/>
          <w:b/>
          <w:bCs/>
          <w:sz w:val="26"/>
          <w:szCs w:val="26"/>
        </w:rPr>
        <w:t xml:space="preserve">  </w:t>
      </w:r>
      <w:r w:rsidRPr="002C6EC0">
        <w:rPr>
          <w:rFonts w:ascii="Times New Roman" w:hAnsi="Times New Roman" w:cs="Times New Roman"/>
          <w:b/>
          <w:bCs/>
          <w:sz w:val="26"/>
          <w:szCs w:val="26"/>
        </w:rPr>
        <w:t>YENEPOYA INSTITUTE OF ARTS, SCIENCE, COMMERCE AND MANAGEMENT</w:t>
      </w:r>
    </w:p>
    <w:p w14:paraId="2C8D14A1" w14:textId="77777777" w:rsidR="00522F39" w:rsidRPr="002C6EC0" w:rsidRDefault="00522F39" w:rsidP="00522F39">
      <w:pPr>
        <w:spacing w:before="100" w:after="100"/>
        <w:jc w:val="center"/>
        <w:rPr>
          <w:rFonts w:ascii="Times New Roman" w:hAnsi="Times New Roman" w:cs="Times New Roman"/>
        </w:rPr>
      </w:pPr>
      <w:r w:rsidRPr="002C6EC0">
        <w:rPr>
          <w:rFonts w:ascii="Times New Roman" w:hAnsi="Times New Roman" w:cs="Times New Roman"/>
          <w:b/>
          <w:bCs/>
        </w:rPr>
        <w:t>A CONSTITUENT UNIT OF YENEPOYA (DEEMED TO BE UNIVERSITY)</w:t>
      </w:r>
    </w:p>
    <w:p w14:paraId="3B5D3EB4" w14:textId="77777777" w:rsidR="00522F39" w:rsidRPr="002C6EC0" w:rsidRDefault="00522F39" w:rsidP="00522F39">
      <w:pPr>
        <w:spacing w:before="100" w:after="100"/>
        <w:jc w:val="center"/>
        <w:rPr>
          <w:rFonts w:ascii="Times New Roman" w:hAnsi="Times New Roman" w:cs="Times New Roman"/>
        </w:rPr>
      </w:pPr>
      <w:r w:rsidRPr="002C6EC0">
        <w:rPr>
          <w:rFonts w:ascii="Times New Roman" w:hAnsi="Times New Roman" w:cs="Times New Roman"/>
          <w:b/>
          <w:bCs/>
        </w:rPr>
        <w:t>BALMATTA, MANGALORE</w:t>
      </w:r>
    </w:p>
    <w:p w14:paraId="033B4D8B" w14:textId="77777777" w:rsidR="00522F39" w:rsidRPr="007F2078" w:rsidRDefault="00522F39" w:rsidP="00522F39">
      <w:pPr>
        <w:spacing w:before="100" w:after="100"/>
        <w:rPr>
          <w:rFonts w:ascii="Times New Roman" w:hAnsi="Times New Roman" w:cs="Times New Roman"/>
        </w:rPr>
      </w:pPr>
    </w:p>
    <w:p w14:paraId="151A9249" w14:textId="77777777" w:rsidR="00522F39" w:rsidRPr="007F2078" w:rsidRDefault="00522F39" w:rsidP="00522F39">
      <w:pPr>
        <w:spacing w:before="100" w:after="100"/>
        <w:rPr>
          <w:rFonts w:ascii="Times New Roman" w:hAnsi="Times New Roman" w:cs="Times New Roman"/>
        </w:rPr>
      </w:pPr>
    </w:p>
    <w:p w14:paraId="376AA442" w14:textId="0342F2FF" w:rsidR="00522F39" w:rsidRPr="002C6EC0" w:rsidRDefault="00522F39" w:rsidP="00522F39">
      <w:pPr>
        <w:spacing w:before="160"/>
        <w:jc w:val="center"/>
        <w:rPr>
          <w:rFonts w:ascii="Times New Roman" w:hAnsi="Times New Roman" w:cs="Times New Roman"/>
          <w:sz w:val="26"/>
          <w:szCs w:val="26"/>
        </w:rPr>
      </w:pPr>
      <w:r w:rsidRPr="00175366">
        <w:rPr>
          <w:rFonts w:ascii="Times New Roman" w:hAnsi="Times New Roman" w:cs="Times New Roman"/>
          <w:b/>
          <w:bCs/>
          <w:sz w:val="26"/>
          <w:szCs w:val="26"/>
        </w:rPr>
        <w:t>A FINAL</w:t>
      </w:r>
      <w:r w:rsidRPr="002C6EC0">
        <w:rPr>
          <w:rFonts w:ascii="Times New Roman" w:hAnsi="Times New Roman" w:cs="Times New Roman"/>
          <w:b/>
          <w:bCs/>
          <w:sz w:val="26"/>
          <w:szCs w:val="26"/>
        </w:rPr>
        <w:t xml:space="preserve"> PROJECT REPORT ON</w:t>
      </w:r>
    </w:p>
    <w:p w14:paraId="112C4921" w14:textId="77777777" w:rsidR="00522F39" w:rsidRPr="007F2078" w:rsidRDefault="00522F39" w:rsidP="00522F39">
      <w:pPr>
        <w:spacing w:before="100" w:after="100"/>
        <w:rPr>
          <w:rFonts w:ascii="Times New Roman" w:hAnsi="Times New Roman" w:cs="Times New Roman"/>
        </w:rPr>
      </w:pPr>
    </w:p>
    <w:p w14:paraId="6AFE1F99" w14:textId="346EC9BB" w:rsidR="00522F39" w:rsidRPr="007959CB" w:rsidRDefault="00522F39" w:rsidP="00522F39">
      <w:pPr>
        <w:spacing w:before="200" w:after="200"/>
        <w:jc w:val="center"/>
        <w:rPr>
          <w:rFonts w:ascii="Times New Roman" w:hAnsi="Times New Roman" w:cs="Times New Roman"/>
          <w:sz w:val="32"/>
          <w:szCs w:val="32"/>
        </w:rPr>
      </w:pPr>
      <w:r w:rsidRPr="007959CB">
        <w:rPr>
          <w:rFonts w:ascii="Times New Roman" w:hAnsi="Times New Roman" w:cs="Times New Roman"/>
          <w:b/>
          <w:bCs/>
          <w:sz w:val="32"/>
          <w:szCs w:val="32"/>
        </w:rPr>
        <w:t xml:space="preserve">CLOUD COST INTELLIGENCE PLATFORM FOR </w:t>
      </w:r>
      <w:r w:rsidR="00BB35B5">
        <w:rPr>
          <w:rFonts w:ascii="Times New Roman" w:hAnsi="Times New Roman" w:cs="Times New Roman"/>
          <w:b/>
          <w:bCs/>
          <w:sz w:val="32"/>
          <w:szCs w:val="32"/>
        </w:rPr>
        <w:t>HEALTHCARE</w:t>
      </w:r>
    </w:p>
    <w:p w14:paraId="320F1BA8" w14:textId="77777777" w:rsidR="00522F39" w:rsidRPr="007F2078" w:rsidRDefault="00522F39" w:rsidP="00522F39">
      <w:pPr>
        <w:spacing w:before="100" w:after="100"/>
        <w:rPr>
          <w:rFonts w:ascii="Times New Roman" w:hAnsi="Times New Roman" w:cs="Times New Roman"/>
        </w:rPr>
      </w:pPr>
    </w:p>
    <w:p w14:paraId="08A4C53D" w14:textId="77777777" w:rsidR="00522F39" w:rsidRPr="007959CB" w:rsidRDefault="00522F39" w:rsidP="00522F39">
      <w:pPr>
        <w:spacing w:before="100" w:after="100"/>
        <w:jc w:val="center"/>
        <w:rPr>
          <w:rFonts w:ascii="Times New Roman" w:hAnsi="Times New Roman" w:cs="Times New Roman"/>
        </w:rPr>
      </w:pPr>
      <w:r w:rsidRPr="007959CB">
        <w:rPr>
          <w:rFonts w:ascii="Times New Roman" w:hAnsi="Times New Roman" w:cs="Times New Roman"/>
          <w:b/>
          <w:bCs/>
        </w:rPr>
        <w:t>SUBMITTED BY</w:t>
      </w:r>
    </w:p>
    <w:p w14:paraId="342F7A65" w14:textId="77777777" w:rsidR="00522F39" w:rsidRPr="007959CB" w:rsidRDefault="00522F39" w:rsidP="00522F39">
      <w:pPr>
        <w:spacing w:before="100" w:after="100"/>
        <w:jc w:val="center"/>
        <w:rPr>
          <w:rFonts w:ascii="Times New Roman" w:hAnsi="Times New Roman" w:cs="Times New Roman"/>
          <w:sz w:val="26"/>
          <w:szCs w:val="26"/>
        </w:rPr>
      </w:pPr>
      <w:r w:rsidRPr="007959CB">
        <w:rPr>
          <w:rFonts w:ascii="Times New Roman" w:hAnsi="Times New Roman" w:cs="Times New Roman"/>
          <w:b/>
          <w:bCs/>
          <w:sz w:val="26"/>
          <w:szCs w:val="26"/>
        </w:rPr>
        <w:t>Mohammed A</w:t>
      </w:r>
      <w:r>
        <w:rPr>
          <w:rFonts w:ascii="Times New Roman" w:hAnsi="Times New Roman" w:cs="Times New Roman"/>
          <w:b/>
          <w:bCs/>
          <w:sz w:val="26"/>
          <w:szCs w:val="26"/>
        </w:rPr>
        <w:t>bshar</w:t>
      </w:r>
    </w:p>
    <w:p w14:paraId="1C77483D" w14:textId="77777777" w:rsidR="00522F39" w:rsidRPr="002C6EC0" w:rsidRDefault="00522F39" w:rsidP="00522F39">
      <w:pPr>
        <w:spacing w:before="100" w:after="100"/>
        <w:jc w:val="center"/>
        <w:rPr>
          <w:rFonts w:ascii="Times New Roman" w:hAnsi="Times New Roman" w:cs="Times New Roman"/>
        </w:rPr>
      </w:pPr>
      <w:r w:rsidRPr="002C6EC0">
        <w:rPr>
          <w:rFonts w:ascii="Times New Roman" w:hAnsi="Times New Roman" w:cs="Times New Roman"/>
          <w:b/>
          <w:bCs/>
        </w:rPr>
        <w:t>III Year BCA</w:t>
      </w:r>
    </w:p>
    <w:p w14:paraId="271B13F1" w14:textId="77777777" w:rsidR="00522F39" w:rsidRPr="007F2078" w:rsidRDefault="00522F39" w:rsidP="00522F39">
      <w:pPr>
        <w:spacing w:before="100" w:after="100"/>
        <w:jc w:val="center"/>
        <w:rPr>
          <w:rFonts w:ascii="Times New Roman" w:hAnsi="Times New Roman" w:cs="Times New Roman"/>
        </w:rPr>
      </w:pPr>
      <w:r>
        <w:rPr>
          <w:rFonts w:ascii="Times New Roman" w:hAnsi="Times New Roman" w:cs="Times New Roman"/>
        </w:rPr>
        <w:t>(Artificial Intelligence, Cloud Computing and DevOps) with IBM &amp; TCS</w:t>
      </w:r>
    </w:p>
    <w:p w14:paraId="54D8DED7" w14:textId="77777777" w:rsidR="00522F39" w:rsidRPr="007F2078" w:rsidRDefault="00522F39" w:rsidP="00522F39">
      <w:pPr>
        <w:spacing w:before="100" w:after="100"/>
        <w:jc w:val="center"/>
        <w:rPr>
          <w:rFonts w:ascii="Times New Roman" w:hAnsi="Times New Roman" w:cs="Times New Roman"/>
        </w:rPr>
      </w:pPr>
      <w:r>
        <w:rPr>
          <w:rFonts w:ascii="Times New Roman" w:hAnsi="Times New Roman" w:cs="Times New Roman"/>
          <w:b/>
          <w:bCs/>
        </w:rPr>
        <w:t>REGISTER NUMBER: 23BCAICD055</w:t>
      </w:r>
    </w:p>
    <w:p w14:paraId="1EE9B33A" w14:textId="77777777" w:rsidR="00522F39" w:rsidRPr="007F2078" w:rsidRDefault="00522F39" w:rsidP="00522F39">
      <w:pPr>
        <w:spacing w:before="100" w:after="100"/>
        <w:rPr>
          <w:rFonts w:ascii="Times New Roman" w:hAnsi="Times New Roman" w:cs="Times New Roman"/>
        </w:rPr>
      </w:pPr>
    </w:p>
    <w:p w14:paraId="068D78BD" w14:textId="77777777" w:rsidR="00522F39" w:rsidRPr="007959CB" w:rsidRDefault="00522F39" w:rsidP="00522F39">
      <w:pPr>
        <w:spacing w:before="100" w:after="100"/>
        <w:rPr>
          <w:rFonts w:ascii="Times New Roman" w:hAnsi="Times New Roman" w:cs="Times New Roman"/>
        </w:rPr>
      </w:pPr>
      <w:r>
        <w:rPr>
          <w:rFonts w:ascii="Times New Roman" w:hAnsi="Times New Roman" w:cs="Times New Roman"/>
        </w:rPr>
        <w:t xml:space="preserve">                                                      </w:t>
      </w:r>
      <w:r w:rsidRPr="007959CB">
        <w:rPr>
          <w:rFonts w:ascii="Times New Roman" w:hAnsi="Times New Roman" w:cs="Times New Roman"/>
          <w:b/>
          <w:bCs/>
        </w:rPr>
        <w:t>UNDER THE GUIDANCE OF</w:t>
      </w:r>
    </w:p>
    <w:p w14:paraId="7C5D94C4" w14:textId="77777777" w:rsidR="00522F39" w:rsidRPr="007959CB" w:rsidRDefault="00522F39" w:rsidP="00522F39">
      <w:pPr>
        <w:spacing w:before="100" w:after="100"/>
        <w:jc w:val="center"/>
        <w:rPr>
          <w:rFonts w:ascii="Times New Roman" w:hAnsi="Times New Roman" w:cs="Times New Roman"/>
          <w:sz w:val="26"/>
          <w:szCs w:val="26"/>
        </w:rPr>
      </w:pPr>
      <w:r w:rsidRPr="007959CB">
        <w:rPr>
          <w:rFonts w:ascii="Times New Roman" w:hAnsi="Times New Roman" w:cs="Times New Roman"/>
          <w:b/>
          <w:bCs/>
          <w:sz w:val="26"/>
          <w:szCs w:val="26"/>
        </w:rPr>
        <w:t>Ms. Niharika</w:t>
      </w:r>
      <w:r>
        <w:rPr>
          <w:rFonts w:ascii="Times New Roman" w:hAnsi="Times New Roman" w:cs="Times New Roman"/>
          <w:b/>
          <w:bCs/>
          <w:sz w:val="26"/>
          <w:szCs w:val="26"/>
        </w:rPr>
        <w:t xml:space="preserve"> Amin</w:t>
      </w:r>
    </w:p>
    <w:p w14:paraId="2D21268E" w14:textId="77777777" w:rsidR="00522F39" w:rsidRPr="00BD6105" w:rsidRDefault="00522F39" w:rsidP="00522F39">
      <w:pPr>
        <w:spacing w:before="100" w:after="100"/>
        <w:jc w:val="center"/>
        <w:rPr>
          <w:rFonts w:ascii="Times New Roman" w:hAnsi="Times New Roman" w:cs="Times New Roman"/>
        </w:rPr>
      </w:pPr>
      <w:r w:rsidRPr="00BD6105">
        <w:rPr>
          <w:rFonts w:ascii="Times New Roman" w:hAnsi="Times New Roman" w:cs="Times New Roman"/>
        </w:rPr>
        <w:t>[Lecturer]</w:t>
      </w:r>
    </w:p>
    <w:p w14:paraId="6BD0D918" w14:textId="77777777" w:rsidR="00522F39" w:rsidRDefault="00522F39" w:rsidP="00522F39">
      <w:pPr>
        <w:spacing w:before="100" w:after="100"/>
        <w:jc w:val="center"/>
        <w:rPr>
          <w:rFonts w:ascii="Times New Roman" w:hAnsi="Times New Roman" w:cs="Times New Roman"/>
        </w:rPr>
      </w:pPr>
      <w:r w:rsidRPr="007959CB">
        <w:rPr>
          <w:rFonts w:ascii="Times New Roman" w:hAnsi="Times New Roman" w:cs="Times New Roman"/>
          <w:b/>
          <w:bCs/>
          <w:sz w:val="22"/>
          <w:szCs w:val="22"/>
        </w:rPr>
        <w:t>INDUSTRY IBM MENTOR: Sumit Kumar Shukla</w:t>
      </w:r>
    </w:p>
    <w:p w14:paraId="462560CF" w14:textId="77777777" w:rsidR="00522F39" w:rsidRDefault="00522F39" w:rsidP="00522F39">
      <w:pPr>
        <w:spacing w:before="100" w:after="100"/>
        <w:rPr>
          <w:rFonts w:ascii="Times New Roman" w:hAnsi="Times New Roman" w:cs="Times New Roman"/>
        </w:rPr>
      </w:pPr>
      <w:r>
        <w:rPr>
          <w:rFonts w:ascii="Times New Roman" w:hAnsi="Times New Roman" w:cs="Times New Roman"/>
        </w:rPr>
        <w:t xml:space="preserve">                                         </w:t>
      </w:r>
    </w:p>
    <w:p w14:paraId="22FFBF0A" w14:textId="77777777" w:rsidR="00522F39" w:rsidRPr="007959CB" w:rsidRDefault="00522F39" w:rsidP="00522F39">
      <w:pPr>
        <w:spacing w:before="100" w:after="100"/>
        <w:jc w:val="center"/>
        <w:rPr>
          <w:rFonts w:ascii="Times New Roman" w:hAnsi="Times New Roman" w:cs="Times New Roman"/>
        </w:rPr>
      </w:pPr>
      <w:r w:rsidRPr="007959CB">
        <w:rPr>
          <w:rFonts w:ascii="Times New Roman" w:hAnsi="Times New Roman" w:cs="Times New Roman"/>
          <w:b/>
          <w:bCs/>
        </w:rPr>
        <w:t>DEPARTMENT OF COMPUTER SCIENCE</w:t>
      </w:r>
    </w:p>
    <w:p w14:paraId="4850B44E" w14:textId="77777777" w:rsidR="00522F39" w:rsidRPr="007959CB" w:rsidRDefault="00522F39" w:rsidP="00522F39">
      <w:pPr>
        <w:spacing w:before="100" w:after="100"/>
        <w:jc w:val="center"/>
        <w:rPr>
          <w:rFonts w:ascii="Times New Roman" w:hAnsi="Times New Roman" w:cs="Times New Roman"/>
          <w:sz w:val="22"/>
          <w:szCs w:val="22"/>
        </w:rPr>
      </w:pPr>
      <w:r w:rsidRPr="007959CB">
        <w:rPr>
          <w:rFonts w:ascii="Times New Roman" w:hAnsi="Times New Roman" w:cs="Times New Roman"/>
          <w:sz w:val="22"/>
          <w:szCs w:val="22"/>
        </w:rPr>
        <w:t>IN PARTIAL FULFILMENT OF THE REQUIREMENT FOR THE AWARD OF THE DEGREE OF</w:t>
      </w:r>
    </w:p>
    <w:p w14:paraId="5B21EDB9" w14:textId="77777777" w:rsidR="00522F39" w:rsidRDefault="00522F39" w:rsidP="00522F39">
      <w:pPr>
        <w:spacing w:before="100" w:after="100"/>
        <w:jc w:val="center"/>
        <w:rPr>
          <w:rFonts w:ascii="Times New Roman" w:hAnsi="Times New Roman" w:cs="Times New Roman"/>
          <w:b/>
          <w:bCs/>
          <w:sz w:val="26"/>
          <w:szCs w:val="26"/>
        </w:rPr>
      </w:pPr>
      <w:r w:rsidRPr="007959CB">
        <w:rPr>
          <w:rFonts w:ascii="Times New Roman" w:hAnsi="Times New Roman" w:cs="Times New Roman"/>
          <w:b/>
          <w:bCs/>
          <w:sz w:val="26"/>
          <w:szCs w:val="26"/>
        </w:rPr>
        <w:t>BACHELOR OF COMPUTER APPLICATIONS</w:t>
      </w:r>
    </w:p>
    <w:p w14:paraId="3FA9C6CC" w14:textId="77777777" w:rsidR="00522F39" w:rsidRPr="00860304" w:rsidRDefault="00522F39" w:rsidP="00522F39">
      <w:pPr>
        <w:spacing w:before="200" w:after="80"/>
        <w:jc w:val="center"/>
        <w:rPr>
          <w:rFonts w:ascii="Times New Roman" w:hAnsi="Times New Roman" w:cs="Times New Roman"/>
        </w:rPr>
      </w:pPr>
    </w:p>
    <w:p w14:paraId="6F3C4BDC" w14:textId="77777777" w:rsidR="00522F39" w:rsidRDefault="00522F39" w:rsidP="00522F39">
      <w:pPr>
        <w:spacing w:before="100" w:after="100"/>
        <w:jc w:val="center"/>
        <w:rPr>
          <w:rFonts w:ascii="Times New Roman" w:hAnsi="Times New Roman" w:cs="Times New Roman"/>
          <w:b/>
          <w:bCs/>
          <w:sz w:val="26"/>
          <w:szCs w:val="26"/>
        </w:rPr>
      </w:pPr>
    </w:p>
    <w:p w14:paraId="77372942" w14:textId="77777777" w:rsidR="00522F39" w:rsidRDefault="00522F39" w:rsidP="00522F39">
      <w:pPr>
        <w:spacing w:before="100" w:after="100"/>
        <w:jc w:val="center"/>
        <w:rPr>
          <w:rFonts w:ascii="Times New Roman" w:hAnsi="Times New Roman" w:cs="Times New Roman"/>
          <w:b/>
          <w:bCs/>
          <w:sz w:val="26"/>
          <w:szCs w:val="26"/>
        </w:rPr>
      </w:pPr>
    </w:p>
    <w:p w14:paraId="1A36D060" w14:textId="77777777" w:rsidR="00522F39" w:rsidRPr="007959CB" w:rsidRDefault="00522F39" w:rsidP="00522F39">
      <w:pPr>
        <w:spacing w:before="100" w:after="100"/>
        <w:jc w:val="center"/>
        <w:rPr>
          <w:rFonts w:ascii="Times New Roman" w:hAnsi="Times New Roman" w:cs="Times New Roman"/>
          <w:sz w:val="26"/>
          <w:szCs w:val="26"/>
        </w:rPr>
      </w:pPr>
    </w:p>
    <w:p w14:paraId="43E4AF0B" w14:textId="77777777" w:rsidR="00522F39" w:rsidRDefault="00522F39" w:rsidP="00522F39">
      <w:pPr>
        <w:spacing w:after="0" w:line="259" w:lineRule="auto"/>
        <w:rPr>
          <w:rFonts w:ascii="Times New Roman" w:eastAsia="Times New Roman" w:hAnsi="Times New Roman" w:cs="Times New Roman"/>
          <w:b/>
          <w:color w:val="000000"/>
          <w:kern w:val="0"/>
          <w:sz w:val="36"/>
          <w:szCs w:val="22"/>
          <w:u w:val="single"/>
          <w:lang w:val="en-IN" w:eastAsia="en-IN"/>
          <w14:ligatures w14:val="none"/>
        </w:rPr>
      </w:pPr>
    </w:p>
    <w:p w14:paraId="371C0D5E" w14:textId="77777777" w:rsidR="00522F39" w:rsidRPr="0077590F" w:rsidRDefault="00522F39" w:rsidP="00522F39">
      <w:pPr>
        <w:spacing w:after="0" w:line="259" w:lineRule="auto"/>
        <w:ind w:left="77"/>
        <w:jc w:val="center"/>
        <w:rPr>
          <w:rFonts w:ascii="Times New Roman" w:eastAsia="Times New Roman" w:hAnsi="Times New Roman" w:cs="Times New Roman"/>
          <w:b/>
          <w:color w:val="000000"/>
          <w:kern w:val="0"/>
          <w:sz w:val="36"/>
          <w:szCs w:val="22"/>
          <w:u w:val="single"/>
          <w:lang w:val="en-IN" w:eastAsia="en-IN"/>
          <w14:ligatures w14:val="none"/>
        </w:rPr>
      </w:pPr>
      <w:r w:rsidRPr="0077590F">
        <w:rPr>
          <w:rFonts w:ascii="Times New Roman" w:eastAsia="Times New Roman" w:hAnsi="Times New Roman" w:cs="Times New Roman"/>
          <w:b/>
          <w:color w:val="000000"/>
          <w:kern w:val="0"/>
          <w:sz w:val="36"/>
          <w:szCs w:val="22"/>
          <w:u w:val="single"/>
          <w:lang w:val="en-IN" w:eastAsia="en-IN"/>
          <w14:ligatures w14:val="none"/>
        </w:rPr>
        <w:t>CERTIFICATE</w:t>
      </w:r>
    </w:p>
    <w:p w14:paraId="4A3996DB" w14:textId="77777777" w:rsidR="00522F39" w:rsidRPr="0077590F" w:rsidRDefault="00522F39" w:rsidP="00522F39">
      <w:pPr>
        <w:spacing w:after="0" w:line="259" w:lineRule="auto"/>
        <w:rPr>
          <w:rFonts w:ascii="Times New Roman" w:eastAsia="Times New Roman" w:hAnsi="Times New Roman" w:cs="Times New Roman"/>
          <w:color w:val="000000"/>
          <w:kern w:val="0"/>
          <w:lang w:val="en-IN" w:eastAsia="en-IN"/>
          <w14:ligatures w14:val="none"/>
        </w:rPr>
      </w:pPr>
    </w:p>
    <w:p w14:paraId="1E5D22E2"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This is to certify that the project work entitled “</w:t>
      </w:r>
      <w:r>
        <w:rPr>
          <w:rFonts w:ascii="Times New Roman" w:eastAsia="Times New Roman" w:hAnsi="Times New Roman" w:cs="Times New Roman"/>
          <w:b/>
          <w:color w:val="000000"/>
          <w:kern w:val="0"/>
          <w:lang w:val="en-IN" w:eastAsia="en-IN"/>
          <w14:ligatures w14:val="none"/>
        </w:rPr>
        <w:t xml:space="preserve">Cloud Cost Intelligence Platform </w:t>
      </w:r>
      <w:proofErr w:type="gramStart"/>
      <w:r>
        <w:rPr>
          <w:rFonts w:ascii="Times New Roman" w:eastAsia="Times New Roman" w:hAnsi="Times New Roman" w:cs="Times New Roman"/>
          <w:b/>
          <w:color w:val="000000"/>
          <w:kern w:val="0"/>
          <w:lang w:val="en-IN" w:eastAsia="en-IN"/>
          <w14:ligatures w14:val="none"/>
        </w:rPr>
        <w:t>For</w:t>
      </w:r>
      <w:proofErr w:type="gramEnd"/>
      <w:r>
        <w:rPr>
          <w:rFonts w:ascii="Times New Roman" w:eastAsia="Times New Roman" w:hAnsi="Times New Roman" w:cs="Times New Roman"/>
          <w:b/>
          <w:color w:val="000000"/>
          <w:kern w:val="0"/>
          <w:lang w:val="en-IN" w:eastAsia="en-IN"/>
          <w14:ligatures w14:val="none"/>
        </w:rPr>
        <w:t xml:space="preserve"> Healthcare</w:t>
      </w:r>
      <w:r w:rsidRPr="0077590F">
        <w:rPr>
          <w:rFonts w:ascii="Times New Roman" w:eastAsia="Times New Roman" w:hAnsi="Times New Roman" w:cs="Times New Roman"/>
          <w:color w:val="000000"/>
          <w:kern w:val="0"/>
          <w:lang w:val="en-IN" w:eastAsia="en-IN"/>
          <w14:ligatures w14:val="none"/>
        </w:rPr>
        <w:t>” has been successfully carried out</w:t>
      </w:r>
      <w:r>
        <w:rPr>
          <w:rFonts w:ascii="Times New Roman" w:eastAsia="Times New Roman" w:hAnsi="Times New Roman" w:cs="Times New Roman"/>
          <w:color w:val="000000"/>
          <w:kern w:val="0"/>
          <w:lang w:val="en-IN" w:eastAsia="en-IN"/>
          <w14:ligatures w14:val="none"/>
        </w:rPr>
        <w:t xml:space="preserve"> </w:t>
      </w:r>
      <w:r w:rsidRPr="0077590F">
        <w:rPr>
          <w:rFonts w:ascii="Times New Roman" w:eastAsia="Times New Roman" w:hAnsi="Times New Roman" w:cs="Times New Roman"/>
          <w:color w:val="000000"/>
          <w:kern w:val="0"/>
          <w:lang w:val="en-IN" w:eastAsia="en-IN"/>
          <w14:ligatures w14:val="none"/>
        </w:rPr>
        <w:t>at “</w:t>
      </w:r>
      <w:r w:rsidRPr="0077590F">
        <w:rPr>
          <w:rFonts w:ascii="Times New Roman" w:eastAsia="Times New Roman" w:hAnsi="Times New Roman" w:cs="Times New Roman"/>
          <w:b/>
          <w:color w:val="000000"/>
          <w:kern w:val="0"/>
          <w:lang w:val="en-IN" w:eastAsia="en-IN"/>
          <w14:ligatures w14:val="none"/>
        </w:rPr>
        <w:t>IBM Technology Company</w:t>
      </w:r>
      <w:r w:rsidRPr="0077590F">
        <w:rPr>
          <w:rFonts w:ascii="Times New Roman" w:eastAsia="Times New Roman" w:hAnsi="Times New Roman" w:cs="Times New Roman"/>
          <w:color w:val="000000"/>
          <w:kern w:val="0"/>
          <w:lang w:val="en-IN" w:eastAsia="en-IN"/>
          <w14:ligatures w14:val="none"/>
        </w:rPr>
        <w:t>” by</w:t>
      </w:r>
      <w:r w:rsidRPr="0077590F">
        <w:rPr>
          <w:rFonts w:ascii="Times New Roman" w:eastAsia="Times New Roman" w:hAnsi="Times New Roman" w:cs="Times New Roman"/>
          <w:b/>
          <w:color w:val="000000"/>
          <w:kern w:val="0"/>
          <w:lang w:val="en-IN" w:eastAsia="en-IN"/>
          <w14:ligatures w14:val="none"/>
        </w:rPr>
        <w:t xml:space="preserve"> </w:t>
      </w:r>
      <w:r>
        <w:rPr>
          <w:rFonts w:ascii="Times New Roman" w:eastAsia="Times New Roman" w:hAnsi="Times New Roman" w:cs="Times New Roman"/>
          <w:b/>
          <w:color w:val="000000"/>
          <w:kern w:val="0"/>
          <w:lang w:val="en-IN" w:eastAsia="en-IN"/>
          <w14:ligatures w14:val="none"/>
        </w:rPr>
        <w:t>Mohammed Abshar</w:t>
      </w:r>
      <w:r w:rsidRPr="0077590F">
        <w:rPr>
          <w:rFonts w:ascii="Times New Roman" w:eastAsia="Times New Roman" w:hAnsi="Times New Roman" w:cs="Times New Roman"/>
          <w:color w:val="000000"/>
          <w:kern w:val="0"/>
          <w:lang w:val="en-IN" w:eastAsia="en-IN"/>
          <w14:ligatures w14:val="none"/>
        </w:rPr>
        <w:t xml:space="preserve"> (Reg. No. </w:t>
      </w:r>
      <w:r>
        <w:rPr>
          <w:rFonts w:ascii="Times New Roman" w:eastAsia="Times New Roman" w:hAnsi="Times New Roman" w:cs="Times New Roman"/>
          <w:b/>
          <w:color w:val="000000"/>
          <w:kern w:val="0"/>
          <w:lang w:val="en-IN" w:eastAsia="en-IN"/>
          <w14:ligatures w14:val="none"/>
        </w:rPr>
        <w:t>23BCAICD055</w:t>
      </w:r>
      <w:r w:rsidRPr="0077590F">
        <w:rPr>
          <w:rFonts w:ascii="Times New Roman" w:eastAsia="Times New Roman" w:hAnsi="Times New Roman" w:cs="Times New Roman"/>
          <w:color w:val="000000"/>
          <w:kern w:val="0"/>
          <w:lang w:val="en-IN" w:eastAsia="en-IN"/>
          <w14:ligatures w14:val="none"/>
        </w:rPr>
        <w:t xml:space="preserve">), student of </w:t>
      </w:r>
      <w:r w:rsidRPr="0077590F">
        <w:rPr>
          <w:rFonts w:ascii="Times New Roman" w:eastAsia="Times New Roman" w:hAnsi="Times New Roman" w:cs="Times New Roman"/>
          <w:b/>
          <w:color w:val="000000"/>
          <w:kern w:val="0"/>
          <w:lang w:val="en-IN" w:eastAsia="en-IN"/>
          <w14:ligatures w14:val="none"/>
        </w:rPr>
        <w:t>3</w:t>
      </w:r>
      <w:r w:rsidRPr="0077590F">
        <w:rPr>
          <w:rFonts w:ascii="Times New Roman" w:eastAsia="Times New Roman" w:hAnsi="Times New Roman" w:cs="Times New Roman"/>
          <w:b/>
          <w:color w:val="000000"/>
          <w:kern w:val="0"/>
          <w:vertAlign w:val="superscript"/>
          <w:lang w:val="en-IN" w:eastAsia="en-IN"/>
          <w14:ligatures w14:val="none"/>
        </w:rPr>
        <w:t>rd</w:t>
      </w:r>
      <w:r w:rsidRPr="0077590F">
        <w:rPr>
          <w:rFonts w:ascii="Times New Roman" w:eastAsia="Times New Roman" w:hAnsi="Times New Roman" w:cs="Times New Roman"/>
          <w:b/>
          <w:color w:val="000000"/>
          <w:kern w:val="0"/>
          <w:lang w:val="en-IN" w:eastAsia="en-IN"/>
          <w14:ligatures w14:val="none"/>
        </w:rPr>
        <w:t xml:space="preserve"> </w:t>
      </w:r>
      <w:proofErr w:type="gramStart"/>
      <w:r w:rsidRPr="0077590F">
        <w:rPr>
          <w:rFonts w:ascii="Times New Roman" w:eastAsia="Times New Roman" w:hAnsi="Times New Roman" w:cs="Times New Roman"/>
          <w:b/>
          <w:color w:val="000000"/>
          <w:kern w:val="0"/>
          <w:lang w:val="en-IN" w:eastAsia="en-IN"/>
          <w14:ligatures w14:val="none"/>
        </w:rPr>
        <w:t>Year  BCA</w:t>
      </w:r>
      <w:proofErr w:type="gramEnd"/>
      <w:r w:rsidRPr="0077590F">
        <w:rPr>
          <w:rFonts w:ascii="Times New Roman" w:eastAsia="Times New Roman" w:hAnsi="Times New Roman" w:cs="Times New Roman"/>
          <w:b/>
          <w:color w:val="000000"/>
          <w:kern w:val="0"/>
          <w:lang w:val="en-IN" w:eastAsia="en-IN"/>
          <w14:ligatures w14:val="none"/>
        </w:rPr>
        <w:t>(</w:t>
      </w:r>
      <w:r>
        <w:rPr>
          <w:rFonts w:ascii="Times New Roman" w:eastAsia="Times New Roman" w:hAnsi="Times New Roman" w:cs="Times New Roman"/>
          <w:b/>
          <w:color w:val="000000"/>
          <w:kern w:val="0"/>
          <w:lang w:val="en-IN" w:eastAsia="en-IN"/>
          <w14:ligatures w14:val="none"/>
        </w:rPr>
        <w:t xml:space="preserve">Artificial Intelligence, Cloud Computing &amp; DevOps </w:t>
      </w:r>
      <w:proofErr w:type="gramStart"/>
      <w:r>
        <w:rPr>
          <w:rFonts w:ascii="Times New Roman" w:eastAsia="Times New Roman" w:hAnsi="Times New Roman" w:cs="Times New Roman"/>
          <w:b/>
          <w:color w:val="000000"/>
          <w:kern w:val="0"/>
          <w:lang w:val="en-IN" w:eastAsia="en-IN"/>
          <w14:ligatures w14:val="none"/>
        </w:rPr>
        <w:t>With</w:t>
      </w:r>
      <w:proofErr w:type="gramEnd"/>
      <w:r>
        <w:rPr>
          <w:rFonts w:ascii="Times New Roman" w:eastAsia="Times New Roman" w:hAnsi="Times New Roman" w:cs="Times New Roman"/>
          <w:b/>
          <w:color w:val="000000"/>
          <w:kern w:val="0"/>
          <w:lang w:val="en-IN" w:eastAsia="en-IN"/>
          <w14:ligatures w14:val="none"/>
        </w:rPr>
        <w:t xml:space="preserve"> TCS And IBM</w:t>
      </w:r>
      <w:r w:rsidRPr="0077590F">
        <w:rPr>
          <w:rFonts w:ascii="Times New Roman" w:eastAsia="Times New Roman" w:hAnsi="Times New Roman" w:cs="Times New Roman"/>
          <w:b/>
          <w:color w:val="000000"/>
          <w:kern w:val="0"/>
          <w:lang w:val="en-IN" w:eastAsia="en-IN"/>
          <w14:ligatures w14:val="none"/>
        </w:rPr>
        <w:t>)</w:t>
      </w:r>
      <w:r w:rsidRPr="0077590F">
        <w:rPr>
          <w:rFonts w:ascii="Times New Roman" w:eastAsia="Times New Roman" w:hAnsi="Times New Roman" w:cs="Times New Roman"/>
          <w:color w:val="000000"/>
          <w:kern w:val="0"/>
          <w:lang w:val="en-IN" w:eastAsia="en-IN"/>
          <w14:ligatures w14:val="none"/>
        </w:rPr>
        <w:t xml:space="preserve">. under the supervision and guidance of </w:t>
      </w:r>
      <w:r w:rsidRPr="0077590F">
        <w:rPr>
          <w:rFonts w:ascii="Times New Roman" w:eastAsia="Times New Roman" w:hAnsi="Times New Roman" w:cs="Times New Roman"/>
          <w:b/>
          <w:color w:val="000000"/>
          <w:kern w:val="0"/>
          <w:lang w:val="en-IN" w:eastAsia="en-IN"/>
          <w14:ligatures w14:val="none"/>
        </w:rPr>
        <w:t xml:space="preserve">Internal Guide </w:t>
      </w:r>
      <w:r>
        <w:rPr>
          <w:rFonts w:ascii="Times New Roman" w:eastAsia="Times New Roman" w:hAnsi="Times New Roman" w:cs="Times New Roman"/>
          <w:b/>
          <w:color w:val="000000"/>
          <w:kern w:val="0"/>
          <w:lang w:val="en-IN" w:eastAsia="en-IN"/>
          <w14:ligatures w14:val="none"/>
        </w:rPr>
        <w:t>Ms. Niharika Amin</w:t>
      </w:r>
      <w:r w:rsidRPr="0077590F">
        <w:rPr>
          <w:rFonts w:ascii="Times New Roman" w:eastAsia="Times New Roman" w:hAnsi="Times New Roman" w:cs="Times New Roman"/>
          <w:color w:val="000000"/>
          <w:kern w:val="0"/>
          <w:lang w:val="en-IN" w:eastAsia="en-IN"/>
          <w14:ligatures w14:val="none"/>
        </w:rPr>
        <w:t xml:space="preserve">, </w:t>
      </w:r>
      <w:r>
        <w:rPr>
          <w:rFonts w:ascii="Times New Roman" w:eastAsia="Times New Roman" w:hAnsi="Times New Roman" w:cs="Times New Roman"/>
          <w:color w:val="000000"/>
          <w:kern w:val="0"/>
          <w:lang w:val="en-IN" w:eastAsia="en-IN"/>
          <w14:ligatures w14:val="none"/>
        </w:rPr>
        <w:t>Lecturer</w:t>
      </w:r>
      <w:r w:rsidRPr="0077590F">
        <w:rPr>
          <w:rFonts w:ascii="Times New Roman" w:eastAsia="Times New Roman" w:hAnsi="Times New Roman" w:cs="Times New Roman"/>
          <w:color w:val="000000"/>
          <w:kern w:val="0"/>
          <w:lang w:val="en-IN" w:eastAsia="en-IN"/>
          <w14:ligatures w14:val="none"/>
        </w:rPr>
        <w:t xml:space="preserve">, Department of Computer Science,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Institute of Arts, Science, Commerce and Management</w:t>
      </w:r>
      <w:r w:rsidRPr="0077590F">
        <w:rPr>
          <w:rFonts w:ascii="Times New Roman" w:eastAsia="Times New Roman" w:hAnsi="Times New Roman" w:cs="Times New Roman"/>
          <w:color w:val="000000"/>
          <w:kern w:val="0"/>
          <w:lang w:val="en-IN" w:eastAsia="en-IN"/>
          <w14:ligatures w14:val="none"/>
        </w:rPr>
        <w:t xml:space="preserve">. This dissertation is submitted in partial fulfilment for the award of degree in </w:t>
      </w:r>
      <w:r w:rsidRPr="0077590F">
        <w:rPr>
          <w:rFonts w:ascii="Times New Roman" w:eastAsia="Times New Roman" w:hAnsi="Times New Roman" w:cs="Times New Roman"/>
          <w:b/>
          <w:color w:val="000000"/>
          <w:kern w:val="0"/>
          <w:lang w:val="en-IN" w:eastAsia="en-IN"/>
          <w14:ligatures w14:val="none"/>
        </w:rPr>
        <w:t>Bachelor of Computer Applications</w:t>
      </w:r>
      <w:r w:rsidRPr="0077590F">
        <w:rPr>
          <w:rFonts w:ascii="Times New Roman" w:eastAsia="Times New Roman" w:hAnsi="Times New Roman" w:cs="Times New Roman"/>
          <w:color w:val="000000"/>
          <w:kern w:val="0"/>
          <w:lang w:val="en-IN" w:eastAsia="en-IN"/>
          <w14:ligatures w14:val="none"/>
        </w:rPr>
        <w:t xml:space="preserve"> by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(Deemed to be university)</w:t>
      </w:r>
      <w:r w:rsidRPr="0077590F">
        <w:rPr>
          <w:rFonts w:ascii="Times New Roman" w:eastAsia="Times New Roman" w:hAnsi="Times New Roman" w:cs="Times New Roman"/>
          <w:color w:val="000000"/>
          <w:kern w:val="0"/>
          <w:lang w:val="en-IN" w:eastAsia="en-IN"/>
          <w14:ligatures w14:val="none"/>
        </w:rPr>
        <w:t xml:space="preserve"> during academic year 2025-26.</w:t>
      </w:r>
    </w:p>
    <w:p w14:paraId="760FEAFA"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p>
    <w:p w14:paraId="5BB65F79"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p>
    <w:p w14:paraId="7E797919"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p>
    <w:p w14:paraId="1527B39D"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 Internal Guide:  </w:t>
      </w:r>
      <w:r>
        <w:rPr>
          <w:rFonts w:ascii="Times New Roman" w:eastAsia="Times New Roman" w:hAnsi="Times New Roman" w:cs="Times New Roman"/>
          <w:color w:val="000000"/>
          <w:kern w:val="0"/>
          <w:lang w:val="en-IN" w:eastAsia="en-IN"/>
          <w14:ligatures w14:val="none"/>
        </w:rPr>
        <w:t>Ms. Niharika</w:t>
      </w:r>
      <w:r w:rsidRPr="0077590F">
        <w:rPr>
          <w:rFonts w:ascii="Times New Roman" w:eastAsia="Times New Roman" w:hAnsi="Times New Roman" w:cs="Times New Roman"/>
          <w:color w:val="000000"/>
          <w:kern w:val="0"/>
          <w:lang w:val="en-IN" w:eastAsia="en-IN"/>
          <w14:ligatures w14:val="none"/>
        </w:rPr>
        <w:t xml:space="preserve"> </w:t>
      </w:r>
      <w:r>
        <w:rPr>
          <w:rFonts w:ascii="Times New Roman" w:eastAsia="Times New Roman" w:hAnsi="Times New Roman" w:cs="Times New Roman"/>
          <w:color w:val="000000"/>
          <w:kern w:val="0"/>
          <w:lang w:val="en-IN" w:eastAsia="en-IN"/>
          <w14:ligatures w14:val="none"/>
        </w:rPr>
        <w:t>Amin</w:t>
      </w:r>
      <w:r w:rsidRPr="0077590F">
        <w:rPr>
          <w:rFonts w:ascii="Times New Roman" w:eastAsia="Times New Roman" w:hAnsi="Times New Roman" w:cs="Times New Roman"/>
          <w:color w:val="000000"/>
          <w:kern w:val="0"/>
          <w:lang w:val="en-IN" w:eastAsia="en-IN"/>
          <w14:ligatures w14:val="none"/>
        </w:rPr>
        <w:t xml:space="preserve">                                                           Chairperson</w:t>
      </w:r>
    </w:p>
    <w:p w14:paraId="2F224782"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511E05EA"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07D5CAFC"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Internal Examiner:  </w:t>
      </w:r>
      <w:r>
        <w:rPr>
          <w:rFonts w:ascii="Times New Roman" w:eastAsia="Times New Roman" w:hAnsi="Times New Roman" w:cs="Times New Roman"/>
          <w:color w:val="000000"/>
          <w:kern w:val="0"/>
          <w:lang w:val="en-IN" w:eastAsia="en-IN"/>
          <w14:ligatures w14:val="none"/>
        </w:rPr>
        <w:t>Mr. Sumit Kumar Shukla</w:t>
      </w:r>
      <w:r w:rsidRPr="0077590F">
        <w:rPr>
          <w:rFonts w:ascii="Times New Roman" w:eastAsia="Times New Roman" w:hAnsi="Times New Roman" w:cs="Times New Roman"/>
          <w:color w:val="000000"/>
          <w:kern w:val="0"/>
          <w:lang w:val="en-IN" w:eastAsia="en-IN"/>
          <w14:ligatures w14:val="none"/>
        </w:rPr>
        <w:t xml:space="preserve">                                             </w:t>
      </w:r>
      <w:r>
        <w:rPr>
          <w:rFonts w:ascii="Times New Roman" w:eastAsia="Times New Roman" w:hAnsi="Times New Roman" w:cs="Times New Roman"/>
          <w:color w:val="000000"/>
          <w:kern w:val="0"/>
          <w:lang w:val="en-IN" w:eastAsia="en-IN"/>
          <w14:ligatures w14:val="none"/>
        </w:rPr>
        <w:t xml:space="preserve"> </w:t>
      </w:r>
      <w:r w:rsidRPr="0077590F">
        <w:rPr>
          <w:rFonts w:ascii="Times New Roman" w:eastAsia="Times New Roman" w:hAnsi="Times New Roman" w:cs="Times New Roman"/>
          <w:color w:val="000000"/>
          <w:kern w:val="0"/>
          <w:lang w:val="en-IN" w:eastAsia="en-IN"/>
          <w14:ligatures w14:val="none"/>
        </w:rPr>
        <w:t>External Examiner</w:t>
      </w:r>
    </w:p>
    <w:p w14:paraId="2FD8EB62"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2FCACD2B"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122DB7CD" w14:textId="77777777" w:rsidR="00522F39" w:rsidRPr="0077590F" w:rsidRDefault="00522F39" w:rsidP="00522F39">
      <w:pPr>
        <w:spacing w:after="0" w:line="360" w:lineRule="auto"/>
        <w:ind w:left="77"/>
        <w:jc w:val="both"/>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PRINCIPAL                                                                                                       </w:t>
      </w:r>
    </w:p>
    <w:p w14:paraId="7EF0EA64" w14:textId="77777777" w:rsidR="00522F39" w:rsidRPr="0077590F" w:rsidRDefault="00522F39" w:rsidP="00522F39">
      <w:pPr>
        <w:spacing w:after="0" w:line="360" w:lineRule="auto"/>
        <w:ind w:left="77"/>
        <w:jc w:val="both"/>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Dr. Jeevan Raj</w:t>
      </w:r>
    </w:p>
    <w:p w14:paraId="7B5D03FF" w14:textId="77777777" w:rsidR="00522F39" w:rsidRPr="0077590F" w:rsidRDefault="00522F39" w:rsidP="00522F39">
      <w:pPr>
        <w:spacing w:after="0" w:line="360" w:lineRule="auto"/>
        <w:ind w:left="77"/>
        <w:jc w:val="both"/>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The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Institute of Arts, </w:t>
      </w:r>
    </w:p>
    <w:p w14:paraId="3A6F4FA3" w14:textId="77777777" w:rsidR="00522F39" w:rsidRPr="0077590F" w:rsidRDefault="00522F39" w:rsidP="00522F39">
      <w:pPr>
        <w:spacing w:after="0" w:line="360" w:lineRule="auto"/>
        <w:ind w:left="77"/>
        <w:jc w:val="both"/>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Science, Commerce and Management </w:t>
      </w:r>
    </w:p>
    <w:p w14:paraId="5B4EFFBF"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(Deemed To be university)</w:t>
      </w:r>
    </w:p>
    <w:p w14:paraId="00B632EF"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68CCA78E" w14:textId="77777777" w:rsidR="00522F39" w:rsidRPr="0077590F" w:rsidRDefault="00522F39" w:rsidP="00522F39">
      <w:pPr>
        <w:spacing w:after="0" w:line="360" w:lineRule="auto"/>
        <w:ind w:left="77"/>
        <w:jc w:val="center"/>
        <w:rPr>
          <w:rFonts w:ascii="Times New Roman" w:eastAsia="Times New Roman" w:hAnsi="Times New Roman" w:cs="Times New Roman"/>
          <w:b/>
          <w:color w:val="000000"/>
          <w:kern w:val="0"/>
          <w:sz w:val="36"/>
          <w:szCs w:val="22"/>
          <w:lang w:val="en-IN" w:eastAsia="en-IN"/>
          <w14:ligatures w14:val="none"/>
        </w:rPr>
      </w:pPr>
    </w:p>
    <w:p w14:paraId="0E44DD4A" w14:textId="77777777" w:rsidR="00522F39" w:rsidRPr="0077590F" w:rsidRDefault="00522F39" w:rsidP="00522F39">
      <w:pPr>
        <w:spacing w:after="0" w:line="259" w:lineRule="auto"/>
        <w:ind w:left="77"/>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Submitted for the Viva-Voce                                                                                Place: Mangalore</w:t>
      </w:r>
    </w:p>
    <w:p w14:paraId="02EA11A4" w14:textId="77777777" w:rsidR="00522F39" w:rsidRPr="0077590F" w:rsidRDefault="00522F39" w:rsidP="00522F39">
      <w:pPr>
        <w:spacing w:after="0" w:line="259" w:lineRule="auto"/>
        <w:ind w:left="77"/>
        <w:rPr>
          <w:rFonts w:ascii="Times New Roman" w:eastAsia="Times New Roman" w:hAnsi="Times New Roman" w:cs="Times New Roman"/>
          <w:b/>
          <w:color w:val="000000"/>
          <w:kern w:val="0"/>
          <w:lang w:val="en-IN" w:eastAsia="en-IN"/>
          <w14:ligatures w14:val="none"/>
        </w:rPr>
      </w:pPr>
    </w:p>
    <w:p w14:paraId="68B36511" w14:textId="77777777" w:rsidR="00522F39" w:rsidRPr="0077590F" w:rsidRDefault="00522F39" w:rsidP="00522F39">
      <w:pPr>
        <w:spacing w:after="0" w:line="259" w:lineRule="auto"/>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 Examination held on:                                                                                            Date: </w:t>
      </w:r>
    </w:p>
    <w:p w14:paraId="453928A0" w14:textId="77777777" w:rsidR="00522F39" w:rsidRPr="0077590F" w:rsidRDefault="00522F39" w:rsidP="00522F39">
      <w:pPr>
        <w:spacing w:after="0" w:line="259" w:lineRule="auto"/>
        <w:ind w:left="77"/>
        <w:jc w:val="center"/>
        <w:rPr>
          <w:rFonts w:ascii="Times New Roman" w:eastAsia="Calibri" w:hAnsi="Times New Roman" w:cs="Times New Roman"/>
          <w:color w:val="000000"/>
          <w:kern w:val="0"/>
          <w:sz w:val="22"/>
          <w:szCs w:val="22"/>
          <w:lang w:val="en-IN" w:eastAsia="en-IN"/>
          <w14:ligatures w14:val="none"/>
        </w:rPr>
      </w:pPr>
      <w:r w:rsidRPr="0077590F">
        <w:rPr>
          <w:rFonts w:ascii="Times New Roman" w:eastAsia="Times New Roman" w:hAnsi="Times New Roman" w:cs="Times New Roman"/>
          <w:b/>
          <w:color w:val="000000"/>
          <w:kern w:val="0"/>
          <w:sz w:val="36"/>
          <w:szCs w:val="22"/>
          <w:lang w:val="en-IN" w:eastAsia="en-IN"/>
          <w14:ligatures w14:val="none"/>
        </w:rPr>
        <w:t xml:space="preserve"> </w:t>
      </w:r>
    </w:p>
    <w:p w14:paraId="3CD85EBD" w14:textId="77777777" w:rsidR="00522F39" w:rsidRDefault="00522F39" w:rsidP="00522F39">
      <w:pPr>
        <w:keepNext/>
        <w:keepLines/>
        <w:spacing w:after="62" w:line="259" w:lineRule="auto"/>
        <w:ind w:right="13"/>
        <w:outlineLvl w:val="0"/>
        <w:rPr>
          <w:rFonts w:ascii="Times New Roman" w:eastAsia="Times New Roman" w:hAnsi="Times New Roman" w:cs="Times New Roman"/>
          <w:b/>
          <w:color w:val="000000"/>
          <w:kern w:val="0"/>
          <w:sz w:val="36"/>
          <w:szCs w:val="22"/>
          <w:u w:color="000000"/>
          <w:lang w:val="en-IN" w:eastAsia="en-IN"/>
          <w14:ligatures w14:val="none"/>
        </w:rPr>
      </w:pPr>
      <w:r w:rsidRPr="002F5902">
        <w:rPr>
          <w:rFonts w:ascii="Times New Roman" w:eastAsia="Times New Roman" w:hAnsi="Times New Roman" w:cs="Times New Roman"/>
          <w:b/>
          <w:color w:val="000000"/>
          <w:kern w:val="0"/>
          <w:sz w:val="36"/>
          <w:szCs w:val="22"/>
          <w:u w:color="000000"/>
          <w:lang w:val="en-IN" w:eastAsia="en-IN"/>
          <w14:ligatures w14:val="none"/>
        </w:rPr>
        <w:lastRenderedPageBreak/>
        <w:t xml:space="preserve">      </w:t>
      </w:r>
    </w:p>
    <w:p w14:paraId="53B73F9E" w14:textId="77777777" w:rsidR="00522F39" w:rsidRDefault="00522F39" w:rsidP="00522F39">
      <w:pPr>
        <w:keepNext/>
        <w:keepLines/>
        <w:spacing w:after="62" w:line="259" w:lineRule="auto"/>
        <w:ind w:right="13"/>
        <w:outlineLvl w:val="0"/>
        <w:rPr>
          <w:rFonts w:ascii="Times New Roman" w:eastAsia="Times New Roman" w:hAnsi="Times New Roman" w:cs="Times New Roman"/>
          <w:b/>
          <w:color w:val="000000"/>
          <w:kern w:val="0"/>
          <w:sz w:val="36"/>
          <w:szCs w:val="22"/>
          <w:u w:color="000000"/>
          <w:lang w:val="en-IN" w:eastAsia="en-IN"/>
          <w14:ligatures w14:val="none"/>
        </w:rPr>
      </w:pPr>
      <w:r>
        <w:rPr>
          <w:rFonts w:ascii="Times New Roman" w:eastAsia="Times New Roman" w:hAnsi="Times New Roman" w:cs="Times New Roman"/>
          <w:b/>
          <w:color w:val="000000"/>
          <w:kern w:val="0"/>
          <w:sz w:val="36"/>
          <w:szCs w:val="22"/>
          <w:u w:color="000000"/>
          <w:lang w:val="en-IN" w:eastAsia="en-IN"/>
          <w14:ligatures w14:val="none"/>
        </w:rPr>
        <w:t xml:space="preserve">                                      </w:t>
      </w:r>
      <w:r w:rsidRPr="002F5902">
        <w:rPr>
          <w:rFonts w:ascii="Times New Roman" w:eastAsia="Times New Roman" w:hAnsi="Times New Roman" w:cs="Times New Roman"/>
          <w:b/>
          <w:color w:val="000000"/>
          <w:kern w:val="0"/>
          <w:sz w:val="36"/>
          <w:szCs w:val="22"/>
          <w:u w:color="000000"/>
          <w:lang w:val="en-IN" w:eastAsia="en-IN"/>
          <w14:ligatures w14:val="none"/>
        </w:rPr>
        <w:t xml:space="preserve">     </w:t>
      </w:r>
      <w:r w:rsidRPr="0077590F">
        <w:rPr>
          <w:rFonts w:ascii="Times New Roman" w:eastAsia="Times New Roman" w:hAnsi="Times New Roman" w:cs="Times New Roman"/>
          <w:b/>
          <w:color w:val="000000"/>
          <w:kern w:val="0"/>
          <w:sz w:val="36"/>
          <w:szCs w:val="22"/>
          <w:u w:val="single" w:color="000000"/>
          <w:lang w:val="en-IN" w:eastAsia="en-IN"/>
          <w14:ligatures w14:val="none"/>
        </w:rPr>
        <w:t>DECLARATION</w:t>
      </w:r>
      <w:r w:rsidRPr="0077590F">
        <w:rPr>
          <w:rFonts w:ascii="Times New Roman" w:eastAsia="Times New Roman" w:hAnsi="Times New Roman" w:cs="Times New Roman"/>
          <w:b/>
          <w:color w:val="000000"/>
          <w:kern w:val="0"/>
          <w:sz w:val="36"/>
          <w:szCs w:val="22"/>
          <w:u w:color="000000"/>
          <w:lang w:val="en-IN" w:eastAsia="en-IN"/>
          <w14:ligatures w14:val="none"/>
        </w:rPr>
        <w:t xml:space="preserve">   </w:t>
      </w:r>
    </w:p>
    <w:p w14:paraId="38106AC3" w14:textId="77777777" w:rsidR="00522F39" w:rsidRDefault="00522F39" w:rsidP="00522F39">
      <w:pPr>
        <w:spacing w:after="275" w:line="360" w:lineRule="auto"/>
        <w:ind w:right="-14"/>
        <w:jc w:val="both"/>
        <w:rPr>
          <w:rFonts w:ascii="Times New Roman" w:eastAsia="Times New Roman" w:hAnsi="Times New Roman" w:cs="Times New Roman"/>
          <w:color w:val="000000"/>
          <w:kern w:val="0"/>
          <w:lang w:val="en-IN" w:eastAsia="en-IN"/>
          <w14:ligatures w14:val="none"/>
        </w:rPr>
      </w:pPr>
    </w:p>
    <w:p w14:paraId="68DC96ED" w14:textId="77777777" w:rsidR="00522F39" w:rsidRPr="0077590F" w:rsidRDefault="00522F39" w:rsidP="00522F39">
      <w:pPr>
        <w:spacing w:after="275" w:line="360" w:lineRule="auto"/>
        <w:ind w:right="-14"/>
        <w:jc w:val="both"/>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I, </w:t>
      </w:r>
      <w:r w:rsidRPr="00DB2615">
        <w:rPr>
          <w:rFonts w:ascii="Times New Roman" w:eastAsia="Times New Roman" w:hAnsi="Times New Roman" w:cs="Times New Roman"/>
          <w:b/>
          <w:color w:val="000000"/>
          <w:kern w:val="0"/>
          <w:u w:val="single"/>
          <w:lang w:val="en-IN" w:eastAsia="en-IN"/>
          <w14:ligatures w14:val="none"/>
        </w:rPr>
        <w:t>Mohammed A</w:t>
      </w:r>
      <w:r>
        <w:rPr>
          <w:rFonts w:ascii="Times New Roman" w:eastAsia="Times New Roman" w:hAnsi="Times New Roman" w:cs="Times New Roman"/>
          <w:b/>
          <w:color w:val="000000"/>
          <w:kern w:val="0"/>
          <w:u w:val="single"/>
          <w:lang w:val="en-IN" w:eastAsia="en-IN"/>
          <w14:ligatures w14:val="none"/>
        </w:rPr>
        <w:t>bshar</w:t>
      </w:r>
      <w:r w:rsidRPr="0077590F">
        <w:rPr>
          <w:rFonts w:ascii="Times New Roman" w:eastAsia="Times New Roman" w:hAnsi="Times New Roman" w:cs="Times New Roman"/>
          <w:b/>
          <w:color w:val="000000"/>
          <w:kern w:val="0"/>
          <w:lang w:val="en-IN" w:eastAsia="en-IN"/>
          <w14:ligatures w14:val="none"/>
        </w:rPr>
        <w:t xml:space="preserve">, </w:t>
      </w:r>
      <w:r w:rsidRPr="0077590F">
        <w:rPr>
          <w:rFonts w:ascii="Times New Roman" w:eastAsia="Times New Roman" w:hAnsi="Times New Roman" w:cs="Times New Roman"/>
          <w:color w:val="000000"/>
          <w:kern w:val="0"/>
          <w:lang w:val="en-IN" w:eastAsia="en-IN"/>
          <w14:ligatures w14:val="none"/>
        </w:rPr>
        <w:t xml:space="preserve">a student of </w:t>
      </w:r>
      <w:r w:rsidRPr="0077590F">
        <w:rPr>
          <w:rFonts w:ascii="Times New Roman" w:eastAsia="Times New Roman" w:hAnsi="Times New Roman" w:cs="Times New Roman"/>
          <w:b/>
          <w:color w:val="000000"/>
          <w:kern w:val="0"/>
          <w:lang w:val="en-IN" w:eastAsia="en-IN"/>
          <w14:ligatures w14:val="none"/>
        </w:rPr>
        <w:t>BCA</w:t>
      </w:r>
      <w:r>
        <w:rPr>
          <w:rFonts w:ascii="Times New Roman" w:eastAsia="Times New Roman" w:hAnsi="Times New Roman" w:cs="Times New Roman"/>
          <w:b/>
          <w:color w:val="000000"/>
          <w:kern w:val="0"/>
          <w:lang w:val="en-IN" w:eastAsia="en-IN"/>
          <w14:ligatures w14:val="none"/>
        </w:rPr>
        <w:t xml:space="preserve"> </w:t>
      </w:r>
      <w:r w:rsidRPr="0077590F">
        <w:rPr>
          <w:rFonts w:ascii="Times New Roman" w:eastAsia="Times New Roman" w:hAnsi="Times New Roman" w:cs="Times New Roman"/>
          <w:b/>
          <w:color w:val="000000"/>
          <w:kern w:val="0"/>
          <w:lang w:val="en-IN" w:eastAsia="en-IN"/>
          <w14:ligatures w14:val="none"/>
        </w:rPr>
        <w:t xml:space="preserve">(specialization) </w:t>
      </w:r>
      <w:r w:rsidRPr="0077590F">
        <w:rPr>
          <w:rFonts w:ascii="Times New Roman" w:eastAsia="Times New Roman" w:hAnsi="Times New Roman" w:cs="Times New Roman"/>
          <w:color w:val="000000"/>
          <w:kern w:val="0"/>
          <w:lang w:val="en-IN" w:eastAsia="en-IN"/>
          <w14:ligatures w14:val="none"/>
        </w:rPr>
        <w:t xml:space="preserve">at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Institute of Arts, Science, Commerce and Management, </w:t>
      </w:r>
      <w:proofErr w:type="spellStart"/>
      <w:r w:rsidRPr="0077590F">
        <w:rPr>
          <w:rFonts w:ascii="Times New Roman" w:eastAsia="Times New Roman" w:hAnsi="Times New Roman" w:cs="Times New Roman"/>
          <w:b/>
          <w:color w:val="000000"/>
          <w:kern w:val="0"/>
          <w:lang w:val="en-IN" w:eastAsia="en-IN"/>
          <w14:ligatures w14:val="none"/>
        </w:rPr>
        <w:t>Balmatta</w:t>
      </w:r>
      <w:proofErr w:type="spellEnd"/>
      <w:r w:rsidRPr="0077590F">
        <w:rPr>
          <w:rFonts w:ascii="Times New Roman" w:eastAsia="Times New Roman" w:hAnsi="Times New Roman" w:cs="Times New Roman"/>
          <w:b/>
          <w:color w:val="000000"/>
          <w:kern w:val="0"/>
          <w:lang w:val="en-IN" w:eastAsia="en-IN"/>
          <w14:ligatures w14:val="none"/>
        </w:rPr>
        <w:t>, Mangalore</w:t>
      </w:r>
      <w:r w:rsidRPr="0077590F">
        <w:rPr>
          <w:rFonts w:ascii="Times New Roman" w:eastAsia="Times New Roman" w:hAnsi="Times New Roman" w:cs="Times New Roman"/>
          <w:color w:val="000000"/>
          <w:kern w:val="0"/>
          <w:lang w:val="en-IN" w:eastAsia="en-IN"/>
          <w14:ligatures w14:val="none"/>
        </w:rPr>
        <w:t xml:space="preserve">, affiliated with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(Deemed to be University), </w:t>
      </w:r>
      <w:r w:rsidRPr="0077590F">
        <w:rPr>
          <w:rFonts w:ascii="Times New Roman" w:eastAsia="Times New Roman" w:hAnsi="Times New Roman" w:cs="Times New Roman"/>
          <w:color w:val="000000"/>
          <w:kern w:val="0"/>
          <w:lang w:val="en-IN" w:eastAsia="en-IN"/>
          <w14:ligatures w14:val="none"/>
        </w:rPr>
        <w:t xml:space="preserve">hereby declare that this project report titled </w:t>
      </w:r>
      <w:r w:rsidRPr="00DB2615">
        <w:rPr>
          <w:rFonts w:ascii="Times New Roman" w:eastAsia="Times New Roman" w:hAnsi="Times New Roman" w:cs="Times New Roman"/>
          <w:b/>
          <w:color w:val="000000"/>
          <w:kern w:val="0"/>
          <w:u w:val="single"/>
          <w:lang w:val="en-IN" w:eastAsia="en-IN"/>
          <w14:ligatures w14:val="none"/>
        </w:rPr>
        <w:t xml:space="preserve">Cloud Cost Intelligence Platform </w:t>
      </w:r>
      <w:proofErr w:type="gramStart"/>
      <w:r w:rsidRPr="00DB2615">
        <w:rPr>
          <w:rFonts w:ascii="Times New Roman" w:eastAsia="Times New Roman" w:hAnsi="Times New Roman" w:cs="Times New Roman"/>
          <w:b/>
          <w:color w:val="000000"/>
          <w:kern w:val="0"/>
          <w:u w:val="single"/>
          <w:lang w:val="en-IN" w:eastAsia="en-IN"/>
          <w14:ligatures w14:val="none"/>
        </w:rPr>
        <w:t>For</w:t>
      </w:r>
      <w:proofErr w:type="gramEnd"/>
      <w:r w:rsidRPr="00DB2615">
        <w:rPr>
          <w:rFonts w:ascii="Times New Roman" w:eastAsia="Times New Roman" w:hAnsi="Times New Roman" w:cs="Times New Roman"/>
          <w:b/>
          <w:color w:val="000000"/>
          <w:kern w:val="0"/>
          <w:u w:val="single"/>
          <w:lang w:val="en-IN" w:eastAsia="en-IN"/>
          <w14:ligatures w14:val="none"/>
        </w:rPr>
        <w:t xml:space="preserve"> </w:t>
      </w:r>
      <w:r>
        <w:rPr>
          <w:rFonts w:ascii="Times New Roman" w:eastAsia="Times New Roman" w:hAnsi="Times New Roman" w:cs="Times New Roman"/>
          <w:b/>
          <w:color w:val="000000"/>
          <w:kern w:val="0"/>
          <w:u w:val="single"/>
          <w:lang w:val="en-IN" w:eastAsia="en-IN"/>
          <w14:ligatures w14:val="none"/>
        </w:rPr>
        <w:t>Healthcare</w:t>
      </w:r>
      <w:r w:rsidRPr="0077590F">
        <w:rPr>
          <w:rFonts w:ascii="Times New Roman" w:eastAsia="Times New Roman" w:hAnsi="Times New Roman" w:cs="Times New Roman"/>
          <w:color w:val="000000"/>
          <w:kern w:val="0"/>
          <w:lang w:val="en-IN" w:eastAsia="en-IN"/>
          <w14:ligatures w14:val="none"/>
        </w:rPr>
        <w:t xml:space="preserve"> is a genuine and original record of the work undertaken by me as part of my academic curriculum.   </w:t>
      </w:r>
    </w:p>
    <w:p w14:paraId="7196E500" w14:textId="77777777" w:rsidR="00522F39" w:rsidRPr="0077590F" w:rsidRDefault="00522F39" w:rsidP="00522F39">
      <w:pPr>
        <w:spacing w:after="275" w:line="360" w:lineRule="auto"/>
        <w:ind w:left="-5" w:right="-14" w:hanging="10"/>
        <w:jc w:val="both"/>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This report documents the </w:t>
      </w:r>
      <w:r w:rsidRPr="0077590F">
        <w:rPr>
          <w:rFonts w:ascii="Times New Roman" w:eastAsia="Times New Roman" w:hAnsi="Times New Roman" w:cs="Times New Roman"/>
          <w:b/>
          <w:color w:val="000000"/>
          <w:kern w:val="0"/>
          <w:lang w:val="en-IN" w:eastAsia="en-IN"/>
          <w14:ligatures w14:val="none"/>
        </w:rPr>
        <w:t xml:space="preserve">knowledge, skills and practical experience </w:t>
      </w:r>
      <w:r w:rsidRPr="0077590F">
        <w:rPr>
          <w:rFonts w:ascii="Times New Roman" w:eastAsia="Times New Roman" w:hAnsi="Times New Roman" w:cs="Times New Roman"/>
          <w:color w:val="000000"/>
          <w:kern w:val="0"/>
          <w:lang w:val="en-IN" w:eastAsia="en-IN"/>
          <w14:ligatures w14:val="none"/>
        </w:rPr>
        <w:t xml:space="preserve">acquired during my </w:t>
      </w:r>
      <w:r>
        <w:rPr>
          <w:rFonts w:ascii="Times New Roman" w:eastAsia="Times New Roman" w:hAnsi="Times New Roman" w:cs="Times New Roman"/>
          <w:color w:val="000000"/>
          <w:kern w:val="0"/>
          <w:lang w:val="en-IN" w:eastAsia="en-IN"/>
          <w14:ligatures w14:val="none"/>
        </w:rPr>
        <w:t>project</w:t>
      </w:r>
      <w:r w:rsidRPr="0077590F">
        <w:rPr>
          <w:rFonts w:ascii="Times New Roman" w:eastAsia="Times New Roman" w:hAnsi="Times New Roman" w:cs="Times New Roman"/>
          <w:color w:val="000000"/>
          <w:kern w:val="0"/>
          <w:lang w:val="en-IN" w:eastAsia="en-IN"/>
          <w14:ligatures w14:val="none"/>
        </w:rPr>
        <w:t xml:space="preserve"> at </w:t>
      </w:r>
      <w:proofErr w:type="spellStart"/>
      <w:r>
        <w:rPr>
          <w:rFonts w:ascii="Times New Roman" w:eastAsia="Times New Roman" w:hAnsi="Times New Roman" w:cs="Times New Roman"/>
          <w:b/>
          <w:color w:val="000000"/>
          <w:kern w:val="0"/>
          <w:lang w:val="en-IN" w:eastAsia="en-IN"/>
          <w14:ligatures w14:val="none"/>
        </w:rPr>
        <w:t>Yenepoya</w:t>
      </w:r>
      <w:proofErr w:type="spellEnd"/>
      <w:r>
        <w:rPr>
          <w:rFonts w:ascii="Times New Roman" w:eastAsia="Times New Roman" w:hAnsi="Times New Roman" w:cs="Times New Roman"/>
          <w:b/>
          <w:color w:val="000000"/>
          <w:kern w:val="0"/>
          <w:lang w:val="en-IN" w:eastAsia="en-IN"/>
          <w14:ligatures w14:val="none"/>
        </w:rPr>
        <w:t xml:space="preserve"> University</w:t>
      </w:r>
      <w:r w:rsidRPr="0077590F">
        <w:rPr>
          <w:rFonts w:ascii="Times New Roman" w:eastAsia="Times New Roman" w:hAnsi="Times New Roman" w:cs="Times New Roman"/>
          <w:color w:val="000000"/>
          <w:kern w:val="0"/>
          <w:lang w:val="en-IN" w:eastAsia="en-IN"/>
          <w14:ligatures w14:val="none"/>
        </w:rPr>
        <w:t xml:space="preserve">. It includes methodologies, analytical processes and investigative approaches aligned    </w:t>
      </w:r>
    </w:p>
    <w:p w14:paraId="44DC2836" w14:textId="77777777" w:rsidR="00522F39" w:rsidRPr="0077590F" w:rsidRDefault="00522F39" w:rsidP="00522F39">
      <w:pPr>
        <w:spacing w:after="265" w:line="360" w:lineRule="auto"/>
        <w:ind w:left="10" w:hanging="10"/>
        <w:jc w:val="both"/>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I extend my sincere gratitude to </w:t>
      </w:r>
      <w:r w:rsidRPr="0077590F">
        <w:rPr>
          <w:rFonts w:ascii="Times New Roman" w:eastAsia="Times New Roman" w:hAnsi="Times New Roman" w:cs="Times New Roman"/>
          <w:b/>
          <w:color w:val="000000"/>
          <w:kern w:val="0"/>
          <w:lang w:val="en-IN" w:eastAsia="en-IN"/>
          <w14:ligatures w14:val="none"/>
        </w:rPr>
        <w:t>M</w:t>
      </w:r>
      <w:r>
        <w:rPr>
          <w:rFonts w:ascii="Times New Roman" w:eastAsia="Times New Roman" w:hAnsi="Times New Roman" w:cs="Times New Roman"/>
          <w:b/>
          <w:color w:val="000000"/>
          <w:kern w:val="0"/>
          <w:lang w:val="en-IN" w:eastAsia="en-IN"/>
          <w14:ligatures w14:val="none"/>
        </w:rPr>
        <w:t>r. Sumit Kumar Shukla</w:t>
      </w:r>
      <w:r w:rsidRPr="0077590F">
        <w:rPr>
          <w:rFonts w:ascii="Times New Roman" w:eastAsia="Times New Roman" w:hAnsi="Times New Roman" w:cs="Times New Roman"/>
          <w:b/>
          <w:color w:val="000000"/>
          <w:kern w:val="0"/>
          <w:lang w:val="en-IN" w:eastAsia="en-IN"/>
          <w14:ligatures w14:val="none"/>
        </w:rPr>
        <w:t>, IBM Program Head</w:t>
      </w:r>
      <w:r w:rsidRPr="0077590F">
        <w:rPr>
          <w:rFonts w:ascii="Times New Roman" w:eastAsia="Times New Roman" w:hAnsi="Times New Roman" w:cs="Times New Roman"/>
          <w:color w:val="000000"/>
          <w:kern w:val="0"/>
          <w:lang w:val="en-IN" w:eastAsia="en-IN"/>
          <w14:ligatures w14:val="none"/>
        </w:rPr>
        <w:t xml:space="preserve">, for his </w:t>
      </w:r>
      <w:r w:rsidRPr="0077590F">
        <w:rPr>
          <w:rFonts w:ascii="Times New Roman" w:eastAsia="Times New Roman" w:hAnsi="Times New Roman" w:cs="Times New Roman"/>
          <w:b/>
          <w:color w:val="000000"/>
          <w:kern w:val="0"/>
          <w:lang w:val="en-IN" w:eastAsia="en-IN"/>
          <w14:ligatures w14:val="none"/>
        </w:rPr>
        <w:t xml:space="preserve">valuable guidance, mentorship and support </w:t>
      </w:r>
      <w:r w:rsidRPr="0077590F">
        <w:rPr>
          <w:rFonts w:ascii="Times New Roman" w:eastAsia="Times New Roman" w:hAnsi="Times New Roman" w:cs="Times New Roman"/>
          <w:color w:val="000000"/>
          <w:kern w:val="0"/>
          <w:lang w:val="en-IN" w:eastAsia="en-IN"/>
          <w14:ligatures w14:val="none"/>
        </w:rPr>
        <w:t xml:space="preserve">throughout the </w:t>
      </w:r>
      <w:r>
        <w:rPr>
          <w:rFonts w:ascii="Times New Roman" w:eastAsia="Times New Roman" w:hAnsi="Times New Roman" w:cs="Times New Roman"/>
          <w:color w:val="000000"/>
          <w:kern w:val="0"/>
          <w:lang w:val="en-IN" w:eastAsia="en-IN"/>
          <w14:ligatures w14:val="none"/>
        </w:rPr>
        <w:t>project</w:t>
      </w:r>
      <w:r w:rsidRPr="0077590F">
        <w:rPr>
          <w:rFonts w:ascii="Times New Roman" w:eastAsia="Times New Roman" w:hAnsi="Times New Roman" w:cs="Times New Roman"/>
          <w:color w:val="000000"/>
          <w:kern w:val="0"/>
          <w:lang w:val="en-IN" w:eastAsia="en-IN"/>
          <w14:ligatures w14:val="none"/>
        </w:rPr>
        <w:t xml:space="preserve"> period. I also express my appreciation to </w:t>
      </w:r>
      <w:proofErr w:type="spellStart"/>
      <w:r>
        <w:rPr>
          <w:rFonts w:ascii="Times New Roman" w:eastAsia="Times New Roman" w:hAnsi="Times New Roman" w:cs="Times New Roman"/>
          <w:b/>
          <w:color w:val="000000"/>
          <w:kern w:val="0"/>
          <w:lang w:val="en-IN" w:eastAsia="en-IN"/>
          <w14:ligatures w14:val="none"/>
        </w:rPr>
        <w:t>Yenepoya</w:t>
      </w:r>
      <w:proofErr w:type="spellEnd"/>
      <w:r>
        <w:rPr>
          <w:rFonts w:ascii="Times New Roman" w:eastAsia="Times New Roman" w:hAnsi="Times New Roman" w:cs="Times New Roman"/>
          <w:b/>
          <w:color w:val="000000"/>
          <w:kern w:val="0"/>
          <w:lang w:val="en-IN" w:eastAsia="en-IN"/>
          <w14:ligatures w14:val="none"/>
        </w:rPr>
        <w:t xml:space="preserve"> University</w:t>
      </w:r>
      <w:r w:rsidRPr="0077590F">
        <w:rPr>
          <w:rFonts w:ascii="Times New Roman" w:eastAsia="Times New Roman" w:hAnsi="Times New Roman" w:cs="Times New Roman"/>
          <w:b/>
          <w:color w:val="000000"/>
          <w:kern w:val="0"/>
          <w:lang w:val="en-IN" w:eastAsia="en-IN"/>
          <w14:ligatures w14:val="none"/>
        </w:rPr>
        <w:t xml:space="preserve"> </w:t>
      </w:r>
      <w:r w:rsidRPr="0077590F">
        <w:rPr>
          <w:rFonts w:ascii="Times New Roman" w:eastAsia="Times New Roman" w:hAnsi="Times New Roman" w:cs="Times New Roman"/>
          <w:color w:val="000000"/>
          <w:kern w:val="0"/>
          <w:lang w:val="en-IN" w:eastAsia="en-IN"/>
          <w14:ligatures w14:val="none"/>
        </w:rPr>
        <w:t xml:space="preserve">for providing an enriching environment and exposure to real-world </w:t>
      </w:r>
      <w:r>
        <w:rPr>
          <w:rFonts w:ascii="Times New Roman" w:eastAsia="Times New Roman" w:hAnsi="Times New Roman" w:cs="Times New Roman"/>
          <w:color w:val="000000"/>
          <w:kern w:val="0"/>
          <w:lang w:val="en-IN" w:eastAsia="en-IN"/>
          <w14:ligatures w14:val="none"/>
        </w:rPr>
        <w:t>Cloud</w:t>
      </w:r>
      <w:r w:rsidRPr="0077590F">
        <w:rPr>
          <w:rFonts w:ascii="Times New Roman" w:eastAsia="Times New Roman" w:hAnsi="Times New Roman" w:cs="Times New Roman"/>
          <w:color w:val="000000"/>
          <w:kern w:val="0"/>
          <w:lang w:val="en-IN" w:eastAsia="en-IN"/>
          <w14:ligatures w14:val="none"/>
        </w:rPr>
        <w:t xml:space="preserve"> operations.  </w:t>
      </w:r>
    </w:p>
    <w:p w14:paraId="4CFF7928" w14:textId="77777777" w:rsidR="00522F39" w:rsidRPr="0077590F" w:rsidRDefault="00522F39" w:rsidP="00522F39">
      <w:pPr>
        <w:spacing w:after="6" w:line="360" w:lineRule="auto"/>
        <w:ind w:left="10" w:hanging="10"/>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Furthermore, I acknowledge the support and encouragement received from my institutional guide </w:t>
      </w:r>
    </w:p>
    <w:p w14:paraId="7FD7CFB1" w14:textId="5F549DDD" w:rsidR="00522F39" w:rsidRPr="0077590F" w:rsidRDefault="00522F39" w:rsidP="00522F39">
      <w:pPr>
        <w:spacing w:after="6" w:line="360" w:lineRule="auto"/>
        <w:ind w:left="10" w:hanging="10"/>
        <w:jc w:val="both"/>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Ms</w:t>
      </w:r>
      <w:r w:rsidRPr="0077590F">
        <w:rPr>
          <w:rFonts w:ascii="Times New Roman" w:eastAsia="Times New Roman" w:hAnsi="Times New Roman" w:cs="Times New Roman"/>
          <w:color w:val="000000"/>
          <w:kern w:val="0"/>
          <w:lang w:val="en-IN" w:eastAsia="en-IN"/>
          <w14:ligatures w14:val="none"/>
        </w:rPr>
        <w:t xml:space="preserve"> </w:t>
      </w:r>
      <w:r>
        <w:rPr>
          <w:rFonts w:ascii="Times New Roman" w:eastAsia="Times New Roman" w:hAnsi="Times New Roman" w:cs="Times New Roman"/>
          <w:color w:val="000000"/>
          <w:kern w:val="0"/>
          <w:lang w:val="en-IN" w:eastAsia="en-IN"/>
          <w14:ligatures w14:val="none"/>
        </w:rPr>
        <w:t>Niharika Amin</w:t>
      </w:r>
      <w:r w:rsidRPr="0077590F">
        <w:rPr>
          <w:rFonts w:ascii="Times New Roman" w:eastAsia="Times New Roman" w:hAnsi="Times New Roman" w:cs="Times New Roman"/>
          <w:b/>
          <w:color w:val="000000"/>
          <w:kern w:val="0"/>
          <w:lang w:val="en-IN" w:eastAsia="en-IN"/>
          <w14:ligatures w14:val="none"/>
        </w:rPr>
        <w:t>,</w:t>
      </w:r>
      <w:r w:rsidRPr="0077590F">
        <w:rPr>
          <w:rFonts w:ascii="Times New Roman" w:eastAsia="Times New Roman" w:hAnsi="Times New Roman" w:cs="Times New Roman"/>
          <w:color w:val="000000"/>
          <w:kern w:val="0"/>
          <w:lang w:val="en-IN" w:eastAsia="en-IN"/>
          <w14:ligatures w14:val="none"/>
        </w:rPr>
        <w:t xml:space="preserve"> the faculty of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Institute of Arts, Science, Commerce and Management</w:t>
      </w:r>
      <w:r w:rsidRPr="0077590F">
        <w:rPr>
          <w:rFonts w:ascii="Times New Roman" w:eastAsia="Times New Roman" w:hAnsi="Times New Roman" w:cs="Times New Roman"/>
          <w:color w:val="000000"/>
          <w:kern w:val="0"/>
          <w:lang w:val="en-IN" w:eastAsia="en-IN"/>
          <w14:ligatures w14:val="none"/>
        </w:rPr>
        <w:t xml:space="preserve">. Their insights and assistance have been instrumental in successfully completing this project.   </w:t>
      </w:r>
    </w:p>
    <w:p w14:paraId="1547A32D" w14:textId="77777777" w:rsidR="00522F39" w:rsidRPr="0077590F" w:rsidRDefault="00522F39" w:rsidP="00522F39">
      <w:pPr>
        <w:spacing w:line="259" w:lineRule="auto"/>
        <w:rPr>
          <w:rFonts w:ascii="Times New Roman" w:eastAsia="Calibri" w:hAnsi="Times New Roman" w:cs="Times New Roman"/>
          <w:color w:val="000000"/>
          <w:kern w:val="0"/>
          <w:lang w:val="en-IN" w:eastAsia="en-IN"/>
          <w14:ligatures w14:val="none"/>
        </w:rPr>
        <w:sectPr w:rsidR="00522F39" w:rsidRPr="0077590F" w:rsidSect="000216DD">
          <w:headerReference w:type="default" r:id="rId11"/>
          <w:pgSz w:w="11920" w:h="16840"/>
          <w:pgMar w:top="1321" w:right="662" w:bottom="1580" w:left="712" w:header="720" w:footer="227"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784BC225" w14:textId="77777777" w:rsidR="00522F39" w:rsidRDefault="00522F39" w:rsidP="00522F39">
      <w:pPr>
        <w:spacing w:after="1045" w:line="265" w:lineRule="auto"/>
        <w:rPr>
          <w:rFonts w:ascii="Times New Roman" w:eastAsia="Times New Roman" w:hAnsi="Times New Roman" w:cs="Times New Roman"/>
          <w:b/>
          <w:i/>
          <w:color w:val="000000"/>
          <w:kern w:val="0"/>
          <w:lang w:val="en-IN" w:eastAsia="en-IN"/>
          <w14:ligatures w14:val="none"/>
        </w:rPr>
      </w:pPr>
    </w:p>
    <w:p w14:paraId="0D640C9E" w14:textId="77777777" w:rsidR="00522F39" w:rsidRPr="002E3A54" w:rsidRDefault="00522F39" w:rsidP="00522F39">
      <w:pPr>
        <w:spacing w:after="1045" w:line="265" w:lineRule="auto"/>
        <w:rPr>
          <w:rFonts w:ascii="Times New Roman" w:eastAsia="Times New Roman" w:hAnsi="Times New Roman" w:cs="Times New Roman"/>
          <w:b/>
          <w:i/>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Intern Signature:   </w:t>
      </w:r>
    </w:p>
    <w:p w14:paraId="5244B096" w14:textId="77777777" w:rsidR="00522F39" w:rsidRPr="0077590F" w:rsidRDefault="00522F39" w:rsidP="00522F39">
      <w:pPr>
        <w:spacing w:after="298"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Name:  </w:t>
      </w:r>
    </w:p>
    <w:p w14:paraId="30374442" w14:textId="77777777" w:rsidR="00522F39" w:rsidRPr="0077590F" w:rsidRDefault="00522F39" w:rsidP="00522F39">
      <w:pPr>
        <w:spacing w:after="335" w:line="265" w:lineRule="auto"/>
        <w:ind w:left="-5" w:hanging="10"/>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Date:  </w:t>
      </w:r>
    </w:p>
    <w:p w14:paraId="534262AE" w14:textId="77777777" w:rsidR="00522F39" w:rsidRPr="0077590F" w:rsidRDefault="00522F39" w:rsidP="00522F39">
      <w:pPr>
        <w:spacing w:before="100" w:beforeAutospacing="1" w:after="0" w:line="240" w:lineRule="auto"/>
        <w:rPr>
          <w:rFonts w:ascii="Times New Roman" w:eastAsia="Calibri" w:hAnsi="Times New Roman" w:cs="Times New Roman"/>
          <w:b/>
          <w:i/>
          <w:color w:val="000000"/>
          <w:kern w:val="0"/>
          <w:sz w:val="22"/>
          <w:szCs w:val="22"/>
          <w:lang w:val="en-IN" w:eastAsia="en-IN"/>
          <w14:ligatures w14:val="none"/>
        </w:rPr>
      </w:pPr>
      <w:r w:rsidRPr="0077590F">
        <w:rPr>
          <w:rFonts w:ascii="Times New Roman" w:eastAsia="Calibri" w:hAnsi="Times New Roman" w:cs="Times New Roman"/>
          <w:b/>
          <w:i/>
          <w:color w:val="000000"/>
          <w:kern w:val="0"/>
          <w:sz w:val="22"/>
          <w:szCs w:val="22"/>
          <w:lang w:val="en-IN" w:eastAsia="en-IN"/>
          <w14:ligatures w14:val="none"/>
        </w:rPr>
        <w:t xml:space="preserve">IBM Supervisor Signature:   </w:t>
      </w:r>
    </w:p>
    <w:p w14:paraId="34D08AB9" w14:textId="77777777" w:rsidR="00522F39" w:rsidRPr="0077590F" w:rsidRDefault="00522F39" w:rsidP="00522F39">
      <w:pPr>
        <w:spacing w:after="4" w:line="265" w:lineRule="auto"/>
        <w:ind w:left="-5" w:hanging="10"/>
        <w:rPr>
          <w:rFonts w:ascii="Times New Roman" w:eastAsia="Times New Roman" w:hAnsi="Times New Roman" w:cs="Times New Roman"/>
          <w:b/>
          <w:i/>
          <w:color w:val="000000"/>
          <w:kern w:val="0"/>
          <w:lang w:val="en-IN" w:eastAsia="en-IN"/>
          <w14:ligatures w14:val="none"/>
        </w:rPr>
      </w:pPr>
    </w:p>
    <w:p w14:paraId="3F66A90F" w14:textId="77777777" w:rsidR="00522F39" w:rsidRPr="0077590F" w:rsidRDefault="00522F39" w:rsidP="00522F39">
      <w:pPr>
        <w:spacing w:after="4"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Name: </w:t>
      </w:r>
      <w:r>
        <w:rPr>
          <w:rFonts w:ascii="Times New Roman" w:eastAsia="Times New Roman" w:hAnsi="Times New Roman" w:cs="Times New Roman"/>
          <w:b/>
          <w:color w:val="000000"/>
          <w:kern w:val="0"/>
          <w:lang w:val="en-IN" w:eastAsia="en-IN"/>
          <w14:ligatures w14:val="none"/>
        </w:rPr>
        <w:t>Mr. Sumit Kumar Shukla</w:t>
      </w:r>
      <w:r w:rsidRPr="0077590F">
        <w:rPr>
          <w:rFonts w:ascii="Times New Roman" w:eastAsia="Times New Roman" w:hAnsi="Times New Roman" w:cs="Times New Roman"/>
          <w:b/>
          <w:color w:val="000000"/>
          <w:kern w:val="0"/>
          <w:lang w:val="en-IN" w:eastAsia="en-IN"/>
          <w14:ligatures w14:val="none"/>
        </w:rPr>
        <w:t xml:space="preserve"> </w:t>
      </w:r>
    </w:p>
    <w:p w14:paraId="607073B9" w14:textId="77777777" w:rsidR="00522F39" w:rsidRPr="0077590F" w:rsidRDefault="00522F39" w:rsidP="00522F39">
      <w:pPr>
        <w:spacing w:after="4" w:line="265" w:lineRule="auto"/>
        <w:ind w:left="-5" w:hanging="10"/>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Designation: </w:t>
      </w:r>
      <w:r w:rsidRPr="0077590F">
        <w:rPr>
          <w:rFonts w:ascii="Times New Roman" w:eastAsia="Times New Roman" w:hAnsi="Times New Roman" w:cs="Times New Roman"/>
          <w:color w:val="000000"/>
          <w:kern w:val="0"/>
          <w:lang w:val="en-IN" w:eastAsia="en-IN"/>
          <w14:ligatures w14:val="none"/>
        </w:rPr>
        <w:t xml:space="preserve">IBM Program Head  </w:t>
      </w:r>
    </w:p>
    <w:p w14:paraId="551460CA" w14:textId="77777777" w:rsidR="00522F39" w:rsidRPr="0077590F" w:rsidRDefault="00522F39" w:rsidP="00522F39">
      <w:pPr>
        <w:spacing w:after="4"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Organization:  </w:t>
      </w:r>
    </w:p>
    <w:p w14:paraId="09D20465" w14:textId="77777777" w:rsidR="00522F39" w:rsidRPr="0077590F" w:rsidRDefault="00522F39" w:rsidP="00522F39">
      <w:pPr>
        <w:spacing w:after="4"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Date:  </w:t>
      </w:r>
    </w:p>
    <w:p w14:paraId="58FF5674" w14:textId="77777777" w:rsidR="00522F39" w:rsidRPr="0077590F" w:rsidRDefault="00522F39" w:rsidP="00522F39">
      <w:pPr>
        <w:spacing w:after="100" w:afterAutospacing="1" w:line="265" w:lineRule="auto"/>
        <w:ind w:left="-47" w:hanging="10"/>
        <w:rPr>
          <w:rFonts w:ascii="Times New Roman" w:eastAsia="Calibri" w:hAnsi="Times New Roman" w:cs="Times New Roman"/>
          <w:color w:val="000000"/>
          <w:kern w:val="0"/>
          <w:lang w:val="en-IN" w:eastAsia="en-IN"/>
          <w14:ligatures w14:val="none"/>
        </w:rPr>
      </w:pPr>
    </w:p>
    <w:p w14:paraId="56A49015"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p>
    <w:p w14:paraId="02385DB5"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476FA7B2"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21812153"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71E82678"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7218C812"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Institution Guide Signature:   </w:t>
      </w:r>
    </w:p>
    <w:p w14:paraId="3BC04BC2" w14:textId="77777777" w:rsidR="00522F39" w:rsidRPr="0077590F" w:rsidRDefault="00522F39" w:rsidP="00522F39">
      <w:pPr>
        <w:spacing w:after="0" w:line="259" w:lineRule="auto"/>
        <w:rPr>
          <w:rFonts w:ascii="Times New Roman" w:eastAsia="Times New Roman" w:hAnsi="Times New Roman" w:cs="Times New Roman"/>
          <w:b/>
          <w:i/>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5B2716A2"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p>
    <w:p w14:paraId="059C37CC" w14:textId="77777777" w:rsidR="00522F39" w:rsidRPr="0077590F" w:rsidRDefault="00522F39" w:rsidP="00522F39">
      <w:pPr>
        <w:spacing w:after="4"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Name:  </w:t>
      </w:r>
      <w:r>
        <w:rPr>
          <w:rFonts w:ascii="Times New Roman" w:eastAsia="Times New Roman" w:hAnsi="Times New Roman" w:cs="Times New Roman"/>
          <w:b/>
          <w:color w:val="000000"/>
          <w:kern w:val="0"/>
          <w:lang w:val="en-IN" w:eastAsia="en-IN"/>
          <w14:ligatures w14:val="none"/>
        </w:rPr>
        <w:t>Ms. Niharika Amin</w:t>
      </w:r>
    </w:p>
    <w:p w14:paraId="551532A6" w14:textId="77777777" w:rsidR="00522F39" w:rsidRPr="0077590F" w:rsidRDefault="00522F39" w:rsidP="00522F39">
      <w:pPr>
        <w:spacing w:after="126" w:line="403" w:lineRule="auto"/>
        <w:ind w:left="-5" w:hanging="10"/>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Institute: </w:t>
      </w:r>
      <w:proofErr w:type="spellStart"/>
      <w:r w:rsidRPr="0077590F">
        <w:rPr>
          <w:rFonts w:ascii="Times New Roman" w:eastAsia="Times New Roman" w:hAnsi="Times New Roman" w:cs="Times New Roman"/>
          <w:color w:val="000000"/>
          <w:kern w:val="0"/>
          <w:lang w:val="en-IN" w:eastAsia="en-IN"/>
          <w14:ligatures w14:val="none"/>
        </w:rPr>
        <w:t>Yenepoya</w:t>
      </w:r>
      <w:proofErr w:type="spellEnd"/>
      <w:r w:rsidRPr="0077590F">
        <w:rPr>
          <w:rFonts w:ascii="Times New Roman" w:eastAsia="Times New Roman" w:hAnsi="Times New Roman" w:cs="Times New Roman"/>
          <w:color w:val="000000"/>
          <w:kern w:val="0"/>
          <w:lang w:val="en-IN" w:eastAsia="en-IN"/>
          <w14:ligatures w14:val="none"/>
        </w:rPr>
        <w:t xml:space="preserve"> Institute of Arts, Science, Commerce and Management   </w:t>
      </w:r>
    </w:p>
    <w:p w14:paraId="2944E438" w14:textId="77777777" w:rsidR="00522F39" w:rsidRPr="0077590F" w:rsidRDefault="00522F39" w:rsidP="00522F39">
      <w:pPr>
        <w:spacing w:after="126" w:line="403" w:lineRule="auto"/>
        <w:ind w:left="-5" w:hanging="10"/>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Date:  </w:t>
      </w:r>
    </w:p>
    <w:p w14:paraId="52F410FC" w14:textId="77777777" w:rsidR="00522F39" w:rsidRPr="0077590F" w:rsidRDefault="00522F39" w:rsidP="00522F39">
      <w:pPr>
        <w:spacing w:after="0" w:line="240" w:lineRule="auto"/>
        <w:rPr>
          <w:rFonts w:ascii="Times New Roman" w:eastAsia="Calibri" w:hAnsi="Times New Roman" w:cs="Times New Roman"/>
          <w:b/>
          <w:i/>
          <w:color w:val="000000"/>
          <w:kern w:val="0"/>
          <w:sz w:val="22"/>
          <w:szCs w:val="22"/>
          <w:lang w:val="en-IN" w:eastAsia="en-IN"/>
          <w14:ligatures w14:val="none"/>
        </w:rPr>
      </w:pPr>
      <w:r w:rsidRPr="0077590F">
        <w:rPr>
          <w:rFonts w:ascii="Times New Roman" w:eastAsia="Calibri" w:hAnsi="Times New Roman" w:cs="Times New Roman"/>
          <w:b/>
          <w:i/>
          <w:color w:val="000000"/>
          <w:kern w:val="0"/>
          <w:sz w:val="22"/>
          <w:szCs w:val="22"/>
          <w:lang w:val="en-IN" w:eastAsia="en-IN"/>
          <w14:ligatures w14:val="none"/>
        </w:rPr>
        <w:t xml:space="preserve">Head of the Department (HOD) Signature:   </w:t>
      </w:r>
    </w:p>
    <w:p w14:paraId="783C68D0" w14:textId="77777777" w:rsidR="00522F39" w:rsidRPr="0077590F" w:rsidRDefault="00522F39" w:rsidP="00522F39">
      <w:pPr>
        <w:spacing w:after="0" w:line="240" w:lineRule="auto"/>
        <w:rPr>
          <w:rFonts w:ascii="Times New Roman" w:eastAsia="Calibri" w:hAnsi="Times New Roman" w:cs="Times New Roman"/>
          <w:b/>
          <w:i/>
          <w:color w:val="000000"/>
          <w:kern w:val="0"/>
          <w:sz w:val="22"/>
          <w:szCs w:val="22"/>
          <w:lang w:val="en-IN" w:eastAsia="en-IN"/>
          <w14:ligatures w14:val="none"/>
        </w:rPr>
      </w:pPr>
    </w:p>
    <w:p w14:paraId="408DE887" w14:textId="77777777" w:rsidR="00522F39" w:rsidRPr="0077590F" w:rsidRDefault="00522F39" w:rsidP="00522F39">
      <w:pPr>
        <w:spacing w:after="7" w:line="259"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Name: </w:t>
      </w:r>
      <w:r w:rsidRPr="0077590F">
        <w:rPr>
          <w:rFonts w:ascii="Times New Roman" w:eastAsia="Times New Roman" w:hAnsi="Times New Roman" w:cs="Times New Roman"/>
          <w:color w:val="000000"/>
          <w:kern w:val="0"/>
          <w:lang w:val="en-IN" w:eastAsia="en-IN"/>
          <w14:ligatures w14:val="none"/>
        </w:rPr>
        <w:t xml:space="preserve">Dr. </w:t>
      </w:r>
      <w:proofErr w:type="spellStart"/>
      <w:r w:rsidRPr="0077590F">
        <w:rPr>
          <w:rFonts w:ascii="Times New Roman" w:eastAsia="Times New Roman" w:hAnsi="Times New Roman" w:cs="Times New Roman"/>
          <w:color w:val="000000"/>
          <w:kern w:val="0"/>
          <w:lang w:val="en-IN" w:eastAsia="en-IN"/>
          <w14:ligatures w14:val="none"/>
        </w:rPr>
        <w:t>Rathnakar</w:t>
      </w:r>
      <w:proofErr w:type="spellEnd"/>
      <w:r w:rsidRPr="0077590F">
        <w:rPr>
          <w:rFonts w:ascii="Times New Roman" w:eastAsia="Times New Roman" w:hAnsi="Times New Roman" w:cs="Times New Roman"/>
          <w:color w:val="000000"/>
          <w:kern w:val="0"/>
          <w:lang w:val="en-IN" w:eastAsia="en-IN"/>
          <w14:ligatures w14:val="none"/>
        </w:rPr>
        <w:t xml:space="preserve"> Shetty P   </w:t>
      </w:r>
    </w:p>
    <w:p w14:paraId="1F1E4B5A" w14:textId="77777777" w:rsidR="00522F39" w:rsidRPr="0077590F" w:rsidRDefault="00522F39" w:rsidP="00522F39">
      <w:pPr>
        <w:spacing w:after="7" w:line="259"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Head of Department of Computer Science   </w:t>
      </w:r>
    </w:p>
    <w:p w14:paraId="683D7A09" w14:textId="77777777" w:rsidR="00522F39" w:rsidRPr="0077590F" w:rsidRDefault="00522F39" w:rsidP="00522F39">
      <w:pPr>
        <w:spacing w:after="7" w:line="259" w:lineRule="auto"/>
        <w:ind w:left="20"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Institute: </w:t>
      </w:r>
      <w:proofErr w:type="spellStart"/>
      <w:r w:rsidRPr="0077590F">
        <w:rPr>
          <w:rFonts w:ascii="Times New Roman" w:eastAsia="Times New Roman" w:hAnsi="Times New Roman" w:cs="Times New Roman"/>
          <w:color w:val="000000"/>
          <w:kern w:val="0"/>
          <w:lang w:val="en-IN" w:eastAsia="en-IN"/>
          <w14:ligatures w14:val="none"/>
        </w:rPr>
        <w:t>Yenepoya</w:t>
      </w:r>
      <w:proofErr w:type="spellEnd"/>
      <w:r w:rsidRPr="0077590F">
        <w:rPr>
          <w:rFonts w:ascii="Times New Roman" w:eastAsia="Times New Roman" w:hAnsi="Times New Roman" w:cs="Times New Roman"/>
          <w:color w:val="000000"/>
          <w:kern w:val="0"/>
          <w:lang w:val="en-IN" w:eastAsia="en-IN"/>
          <w14:ligatures w14:val="none"/>
        </w:rPr>
        <w:t xml:space="preserve"> Institute of Arts, Science, Commerce, and Management </w:t>
      </w:r>
    </w:p>
    <w:p w14:paraId="197F89E8" w14:textId="77777777" w:rsidR="00522F39" w:rsidRPr="0077590F" w:rsidRDefault="00522F39" w:rsidP="00522F39">
      <w:pPr>
        <w:spacing w:after="7" w:line="259" w:lineRule="auto"/>
        <w:ind w:right="4020"/>
        <w:rPr>
          <w:rFonts w:ascii="Times New Roman" w:eastAsia="Calibri" w:hAnsi="Times New Roman" w:cs="Times New Roman"/>
          <w:color w:val="000000"/>
          <w:kern w:val="0"/>
          <w:lang w:val="en-IN" w:eastAsia="en-IN"/>
          <w14:ligatures w14:val="none"/>
        </w:rPr>
        <w:sectPr w:rsidR="00522F39" w:rsidRPr="0077590F" w:rsidSect="000216DD">
          <w:type w:val="continuous"/>
          <w:pgSz w:w="11920" w:h="16840"/>
          <w:pgMar w:top="1440" w:right="929" w:bottom="1440" w:left="713"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505" w:space="690"/>
            <w:col w:w="5084"/>
          </w:cols>
        </w:sectPr>
      </w:pPr>
      <w:r w:rsidRPr="0077590F">
        <w:rPr>
          <w:rFonts w:ascii="Times New Roman" w:eastAsia="Times New Roman" w:hAnsi="Times New Roman" w:cs="Times New Roman"/>
          <w:b/>
          <w:color w:val="000000"/>
          <w:kern w:val="0"/>
          <w:lang w:val="en-IN" w:eastAsia="en-IN"/>
          <w14:ligatures w14:val="none"/>
        </w:rPr>
        <w:t xml:space="preserve">Date:  </w:t>
      </w:r>
    </w:p>
    <w:p w14:paraId="4CDA4C91"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p>
    <w:p w14:paraId="6DB834DC" w14:textId="77777777" w:rsidR="00522F39" w:rsidRDefault="00522F39" w:rsidP="00522F39">
      <w:pPr>
        <w:spacing w:after="0" w:line="259" w:lineRule="auto"/>
        <w:ind w:left="90"/>
        <w:jc w:val="center"/>
        <w:rPr>
          <w:rFonts w:ascii="Times New Roman" w:eastAsia="Times New Roman" w:hAnsi="Times New Roman" w:cs="Times New Roman"/>
          <w:b/>
          <w:color w:val="000000"/>
          <w:kern w:val="0"/>
          <w:sz w:val="36"/>
          <w:szCs w:val="22"/>
          <w:u w:color="00000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 </w:t>
      </w:r>
      <w:r w:rsidRPr="0077590F">
        <w:rPr>
          <w:rFonts w:ascii="Times New Roman" w:eastAsia="Times New Roman" w:hAnsi="Times New Roman" w:cs="Times New Roman"/>
          <w:b/>
          <w:color w:val="000000"/>
          <w:kern w:val="0"/>
          <w:sz w:val="36"/>
          <w:szCs w:val="22"/>
          <w:u w:val="single" w:color="000000"/>
          <w:lang w:val="en-IN" w:eastAsia="en-IN"/>
          <w14:ligatures w14:val="none"/>
        </w:rPr>
        <w:t>ACKNOWLEDGEMENT</w:t>
      </w:r>
      <w:r w:rsidRPr="0077590F">
        <w:rPr>
          <w:rFonts w:ascii="Times New Roman" w:eastAsia="Times New Roman" w:hAnsi="Times New Roman" w:cs="Times New Roman"/>
          <w:b/>
          <w:color w:val="000000"/>
          <w:kern w:val="0"/>
          <w:sz w:val="36"/>
          <w:szCs w:val="22"/>
          <w:u w:color="000000"/>
          <w:lang w:val="en-IN" w:eastAsia="en-IN"/>
          <w14:ligatures w14:val="none"/>
        </w:rPr>
        <w:t xml:space="preserve">  </w:t>
      </w:r>
    </w:p>
    <w:p w14:paraId="4ED0C220" w14:textId="77777777" w:rsidR="00522F39" w:rsidRPr="002F5902" w:rsidRDefault="00522F39" w:rsidP="00522F39">
      <w:pPr>
        <w:spacing w:after="0" w:line="259" w:lineRule="auto"/>
        <w:ind w:left="90"/>
        <w:jc w:val="center"/>
        <w:rPr>
          <w:rFonts w:ascii="Times New Roman" w:eastAsia="Calibri" w:hAnsi="Times New Roman" w:cs="Times New Roman"/>
          <w:color w:val="000000"/>
          <w:kern w:val="0"/>
          <w:lang w:val="en-IN" w:eastAsia="en-IN"/>
          <w14:ligatures w14:val="none"/>
        </w:rPr>
      </w:pPr>
    </w:p>
    <w:p w14:paraId="39B4162C" w14:textId="77777777" w:rsidR="00522F39" w:rsidRDefault="00522F39" w:rsidP="00522F39">
      <w:pPr>
        <w:spacing w:after="620" w:line="266" w:lineRule="auto"/>
        <w:ind w:left="10" w:hanging="10"/>
        <w:jc w:val="both"/>
        <w:rPr>
          <w:rFonts w:ascii="Times New Roman" w:eastAsia="Times New Roman" w:hAnsi="Times New Roman" w:cs="Times New Roman"/>
          <w:color w:val="000000"/>
          <w:kern w:val="0"/>
          <w:szCs w:val="22"/>
          <w:lang w:val="en-IN" w:eastAsia="en-IN"/>
          <w14:ligatures w14:val="none"/>
        </w:rPr>
      </w:pPr>
    </w:p>
    <w:p w14:paraId="4CC379F0" w14:textId="77777777" w:rsidR="00522F39" w:rsidRPr="0077590F" w:rsidRDefault="00522F39" w:rsidP="00522F39">
      <w:pPr>
        <w:spacing w:after="620" w:line="266" w:lineRule="auto"/>
        <w:ind w:left="10" w:hanging="10"/>
        <w:jc w:val="both"/>
        <w:rPr>
          <w:rFonts w:ascii="Times New Roman" w:eastAsia="Calibri" w:hAnsi="Times New Roman" w:cs="Times New Roman"/>
          <w:color w:val="000000"/>
          <w:kern w:val="0"/>
          <w:sz w:val="22"/>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I sincerely express my gratitude to </w:t>
      </w:r>
      <w:proofErr w:type="spellStart"/>
      <w:r w:rsidRPr="0077590F">
        <w:rPr>
          <w:rFonts w:ascii="Times New Roman" w:eastAsia="Times New Roman" w:hAnsi="Times New Roman" w:cs="Times New Roman"/>
          <w:b/>
          <w:color w:val="000000"/>
          <w:kern w:val="0"/>
          <w:szCs w:val="22"/>
          <w:lang w:val="en-IN" w:eastAsia="en-IN"/>
          <w14:ligatures w14:val="none"/>
        </w:rPr>
        <w:t>Yenepoya</w:t>
      </w:r>
      <w:proofErr w:type="spellEnd"/>
      <w:r w:rsidRPr="0077590F">
        <w:rPr>
          <w:rFonts w:ascii="Times New Roman" w:eastAsia="Times New Roman" w:hAnsi="Times New Roman" w:cs="Times New Roman"/>
          <w:b/>
          <w:color w:val="000000"/>
          <w:kern w:val="0"/>
          <w:szCs w:val="22"/>
          <w:lang w:val="en-IN" w:eastAsia="en-IN"/>
          <w14:ligatures w14:val="none"/>
        </w:rPr>
        <w:t xml:space="preserve"> Institute of Arts, Science, Commerce and Management, affiliated with </w:t>
      </w:r>
      <w:proofErr w:type="spellStart"/>
      <w:r w:rsidRPr="0077590F">
        <w:rPr>
          <w:rFonts w:ascii="Times New Roman" w:eastAsia="Times New Roman" w:hAnsi="Times New Roman" w:cs="Times New Roman"/>
          <w:b/>
          <w:color w:val="000000"/>
          <w:kern w:val="0"/>
          <w:szCs w:val="22"/>
          <w:lang w:val="en-IN" w:eastAsia="en-IN"/>
          <w14:ligatures w14:val="none"/>
        </w:rPr>
        <w:t>Yenepoya</w:t>
      </w:r>
      <w:proofErr w:type="spellEnd"/>
      <w:r w:rsidRPr="0077590F">
        <w:rPr>
          <w:rFonts w:ascii="Times New Roman" w:eastAsia="Times New Roman" w:hAnsi="Times New Roman" w:cs="Times New Roman"/>
          <w:b/>
          <w:color w:val="000000"/>
          <w:kern w:val="0"/>
          <w:szCs w:val="22"/>
          <w:lang w:val="en-IN" w:eastAsia="en-IN"/>
          <w14:ligatures w14:val="none"/>
        </w:rPr>
        <w:t xml:space="preserve"> (Deemed to be University), Mangalore</w:t>
      </w:r>
      <w:r w:rsidRPr="0077590F">
        <w:rPr>
          <w:rFonts w:ascii="Times New Roman" w:eastAsia="Times New Roman" w:hAnsi="Times New Roman" w:cs="Times New Roman"/>
          <w:color w:val="000000"/>
          <w:kern w:val="0"/>
          <w:szCs w:val="22"/>
          <w:lang w:val="en-IN" w:eastAsia="en-IN"/>
          <w14:ligatures w14:val="none"/>
        </w:rPr>
        <w:t xml:space="preserve">, for providing me with the opportunity to undertake this </w:t>
      </w:r>
      <w:r>
        <w:rPr>
          <w:rFonts w:ascii="Times New Roman" w:eastAsia="Times New Roman" w:hAnsi="Times New Roman" w:cs="Times New Roman"/>
          <w:color w:val="000000"/>
          <w:kern w:val="0"/>
          <w:szCs w:val="22"/>
          <w:lang w:val="en-IN" w:eastAsia="en-IN"/>
          <w14:ligatures w14:val="none"/>
        </w:rPr>
        <w:t>project</w:t>
      </w:r>
      <w:r w:rsidRPr="0077590F">
        <w:rPr>
          <w:rFonts w:ascii="Times New Roman" w:eastAsia="Times New Roman" w:hAnsi="Times New Roman" w:cs="Times New Roman"/>
          <w:color w:val="000000"/>
          <w:kern w:val="0"/>
          <w:szCs w:val="22"/>
          <w:lang w:val="en-IN" w:eastAsia="en-IN"/>
          <w14:ligatures w14:val="none"/>
        </w:rPr>
        <w:t xml:space="preserve"> as part of my academic curriculum.   </w:t>
      </w:r>
    </w:p>
    <w:p w14:paraId="0229D1DF" w14:textId="77777777" w:rsidR="00522F39" w:rsidRPr="0077590F" w:rsidRDefault="00522F39" w:rsidP="00522F39">
      <w:pPr>
        <w:spacing w:after="620" w:line="266" w:lineRule="auto"/>
        <w:ind w:left="10" w:hanging="10"/>
        <w:jc w:val="both"/>
        <w:rPr>
          <w:rFonts w:ascii="Times New Roman" w:eastAsia="Times New Roman" w:hAnsi="Times New Roman" w:cs="Times New Roman"/>
          <w:color w:val="000000"/>
          <w:kern w:val="0"/>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I extend my heartfelt thanks </w:t>
      </w:r>
      <w:r w:rsidRPr="0077590F">
        <w:rPr>
          <w:rFonts w:ascii="Times New Roman" w:eastAsia="Times New Roman" w:hAnsi="Times New Roman" w:cs="Times New Roman"/>
          <w:b/>
          <w:color w:val="000000"/>
          <w:kern w:val="0"/>
          <w:szCs w:val="22"/>
          <w:lang w:val="en-IN" w:eastAsia="en-IN"/>
          <w14:ligatures w14:val="none"/>
        </w:rPr>
        <w:t>to Dr. Jeevan Raj, Principal</w:t>
      </w:r>
      <w:r w:rsidRPr="0077590F">
        <w:rPr>
          <w:rFonts w:ascii="Times New Roman" w:eastAsia="Times New Roman" w:hAnsi="Times New Roman" w:cs="Times New Roman"/>
          <w:color w:val="000000"/>
          <w:kern w:val="0"/>
          <w:szCs w:val="22"/>
          <w:lang w:val="en-IN" w:eastAsia="en-IN"/>
          <w14:ligatures w14:val="none"/>
        </w:rPr>
        <w:t xml:space="preserve">, for his continuous support and guidance in facilitating this learning opportunity. I also express my sincere appreciation to </w:t>
      </w:r>
      <w:r w:rsidRPr="0077590F">
        <w:rPr>
          <w:rFonts w:ascii="Times New Roman" w:eastAsia="Times New Roman" w:hAnsi="Times New Roman" w:cs="Times New Roman"/>
          <w:b/>
          <w:color w:val="000000"/>
          <w:kern w:val="0"/>
          <w:szCs w:val="22"/>
          <w:lang w:val="en-IN" w:eastAsia="en-IN"/>
          <w14:ligatures w14:val="none"/>
        </w:rPr>
        <w:t xml:space="preserve">Dr. </w:t>
      </w:r>
      <w:proofErr w:type="spellStart"/>
      <w:r w:rsidRPr="0077590F">
        <w:rPr>
          <w:rFonts w:ascii="Times New Roman" w:eastAsia="Times New Roman" w:hAnsi="Times New Roman" w:cs="Times New Roman"/>
          <w:b/>
          <w:color w:val="000000"/>
          <w:kern w:val="0"/>
          <w:szCs w:val="22"/>
          <w:lang w:val="en-IN" w:eastAsia="en-IN"/>
          <w14:ligatures w14:val="none"/>
        </w:rPr>
        <w:t>Rathnakar</w:t>
      </w:r>
      <w:proofErr w:type="spellEnd"/>
      <w:r w:rsidRPr="0077590F">
        <w:rPr>
          <w:rFonts w:ascii="Times New Roman" w:eastAsia="Times New Roman" w:hAnsi="Times New Roman" w:cs="Times New Roman"/>
          <w:b/>
          <w:color w:val="000000"/>
          <w:kern w:val="0"/>
          <w:szCs w:val="22"/>
          <w:lang w:val="en-IN" w:eastAsia="en-IN"/>
          <w14:ligatures w14:val="none"/>
        </w:rPr>
        <w:t xml:space="preserve"> Shetty P</w:t>
      </w:r>
      <w:r w:rsidRPr="0077590F">
        <w:rPr>
          <w:rFonts w:ascii="Times New Roman" w:eastAsia="Times New Roman" w:hAnsi="Times New Roman" w:cs="Times New Roman"/>
          <w:color w:val="000000"/>
          <w:kern w:val="0"/>
          <w:szCs w:val="22"/>
          <w:lang w:val="en-IN" w:eastAsia="en-IN"/>
          <w14:ligatures w14:val="none"/>
        </w:rPr>
        <w:t xml:space="preserve">, Head of Department (Computer Science), for his encouragement and academic support throughout my project journey.   </w:t>
      </w:r>
    </w:p>
    <w:p w14:paraId="1964F7C9" w14:textId="77777777" w:rsidR="00522F39" w:rsidRPr="0077590F" w:rsidRDefault="00522F39" w:rsidP="00522F39">
      <w:pPr>
        <w:spacing w:after="159" w:line="266" w:lineRule="auto"/>
        <w:ind w:left="10" w:hanging="10"/>
        <w:jc w:val="both"/>
        <w:rPr>
          <w:rFonts w:ascii="Times New Roman" w:eastAsia="Calibri" w:hAnsi="Times New Roman" w:cs="Times New Roman"/>
          <w:color w:val="000000"/>
          <w:kern w:val="0"/>
          <w:sz w:val="22"/>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I am deeply grateful to </w:t>
      </w:r>
      <w:r>
        <w:rPr>
          <w:rFonts w:ascii="Times New Roman" w:eastAsia="Times New Roman" w:hAnsi="Times New Roman" w:cs="Times New Roman"/>
          <w:b/>
          <w:color w:val="000000"/>
          <w:kern w:val="0"/>
          <w:szCs w:val="22"/>
          <w:lang w:val="en-IN" w:eastAsia="en-IN"/>
          <w14:ligatures w14:val="none"/>
        </w:rPr>
        <w:t>Faculty</w:t>
      </w:r>
      <w:r w:rsidRPr="0077590F">
        <w:rPr>
          <w:rFonts w:ascii="Times New Roman" w:eastAsia="Times New Roman" w:hAnsi="Times New Roman" w:cs="Times New Roman"/>
          <w:b/>
          <w:color w:val="000000"/>
          <w:kern w:val="0"/>
          <w:szCs w:val="22"/>
          <w:lang w:val="en-IN" w:eastAsia="en-IN"/>
          <w14:ligatures w14:val="none"/>
        </w:rPr>
        <w:t xml:space="preserve"> and </w:t>
      </w:r>
      <w:r>
        <w:rPr>
          <w:rFonts w:ascii="Times New Roman" w:eastAsia="Times New Roman" w:hAnsi="Times New Roman" w:cs="Times New Roman"/>
          <w:b/>
          <w:color w:val="000000"/>
          <w:kern w:val="0"/>
          <w:szCs w:val="22"/>
          <w:lang w:val="en-IN" w:eastAsia="en-IN"/>
          <w14:ligatures w14:val="none"/>
        </w:rPr>
        <w:t>Staffs</w:t>
      </w:r>
      <w:r w:rsidRPr="0077590F">
        <w:rPr>
          <w:rFonts w:ascii="Times New Roman" w:eastAsia="Times New Roman" w:hAnsi="Times New Roman" w:cs="Times New Roman"/>
          <w:color w:val="000000"/>
          <w:kern w:val="0"/>
          <w:szCs w:val="22"/>
          <w:lang w:val="en-IN" w:eastAsia="en-IN"/>
          <w14:ligatures w14:val="none"/>
        </w:rPr>
        <w:t>, for their visionary leadership and for fostering a dynamic learning environment in</w:t>
      </w:r>
      <w:r>
        <w:rPr>
          <w:rFonts w:ascii="Times New Roman" w:eastAsia="Times New Roman" w:hAnsi="Times New Roman" w:cs="Times New Roman"/>
          <w:color w:val="000000"/>
          <w:kern w:val="0"/>
          <w:szCs w:val="22"/>
          <w:lang w:val="en-IN" w:eastAsia="en-IN"/>
          <w14:ligatures w14:val="none"/>
        </w:rPr>
        <w:t xml:space="preserve"> </w:t>
      </w:r>
      <w:proofErr w:type="spellStart"/>
      <w:r>
        <w:rPr>
          <w:rFonts w:ascii="Times New Roman" w:eastAsia="Times New Roman" w:hAnsi="Times New Roman" w:cs="Times New Roman"/>
          <w:color w:val="000000"/>
          <w:kern w:val="0"/>
          <w:szCs w:val="22"/>
          <w:lang w:val="en-IN" w:eastAsia="en-IN"/>
          <w14:ligatures w14:val="none"/>
        </w:rPr>
        <w:t>yenepoya</w:t>
      </w:r>
      <w:proofErr w:type="spellEnd"/>
      <w:r>
        <w:rPr>
          <w:rFonts w:ascii="Times New Roman" w:eastAsia="Times New Roman" w:hAnsi="Times New Roman" w:cs="Times New Roman"/>
          <w:color w:val="000000"/>
          <w:kern w:val="0"/>
          <w:szCs w:val="22"/>
          <w:lang w:val="en-IN" w:eastAsia="en-IN"/>
          <w14:ligatures w14:val="none"/>
        </w:rPr>
        <w:t xml:space="preserve"> university</w:t>
      </w:r>
      <w:r w:rsidRPr="0077590F">
        <w:rPr>
          <w:rFonts w:ascii="Times New Roman" w:eastAsia="Times New Roman" w:hAnsi="Times New Roman" w:cs="Times New Roman"/>
          <w:color w:val="000000"/>
          <w:kern w:val="0"/>
          <w:szCs w:val="22"/>
          <w:lang w:val="en-IN" w:eastAsia="en-IN"/>
          <w14:ligatures w14:val="none"/>
        </w:rPr>
        <w:t xml:space="preserve">. A special note of appreciation goes to </w:t>
      </w:r>
      <w:r>
        <w:rPr>
          <w:rFonts w:ascii="Times New Roman" w:eastAsia="Times New Roman" w:hAnsi="Times New Roman" w:cs="Times New Roman"/>
          <w:b/>
          <w:color w:val="000000"/>
          <w:kern w:val="0"/>
          <w:szCs w:val="22"/>
          <w:lang w:val="en-IN" w:eastAsia="en-IN"/>
          <w14:ligatures w14:val="none"/>
        </w:rPr>
        <w:t>Mr. Sumit Kumar Shukla</w:t>
      </w:r>
      <w:r w:rsidRPr="0077590F">
        <w:rPr>
          <w:rFonts w:ascii="Times New Roman" w:eastAsia="Times New Roman" w:hAnsi="Times New Roman" w:cs="Times New Roman"/>
          <w:color w:val="000000"/>
          <w:kern w:val="0"/>
          <w:szCs w:val="22"/>
          <w:lang w:val="en-IN" w:eastAsia="en-IN"/>
          <w14:ligatures w14:val="none"/>
        </w:rPr>
        <w:t>, for h</w:t>
      </w:r>
      <w:r>
        <w:rPr>
          <w:rFonts w:ascii="Times New Roman" w:eastAsia="Times New Roman" w:hAnsi="Times New Roman" w:cs="Times New Roman"/>
          <w:color w:val="000000"/>
          <w:kern w:val="0"/>
          <w:szCs w:val="22"/>
          <w:lang w:val="en-IN" w:eastAsia="en-IN"/>
          <w14:ligatures w14:val="none"/>
        </w:rPr>
        <w:t>is</w:t>
      </w:r>
      <w:r w:rsidRPr="0077590F">
        <w:rPr>
          <w:rFonts w:ascii="Times New Roman" w:eastAsia="Times New Roman" w:hAnsi="Times New Roman" w:cs="Times New Roman"/>
          <w:color w:val="000000"/>
          <w:kern w:val="0"/>
          <w:szCs w:val="22"/>
          <w:lang w:val="en-IN" w:eastAsia="en-IN"/>
          <w14:ligatures w14:val="none"/>
        </w:rPr>
        <w:t xml:space="preserve"> invaluable mentorship, expert guidance and for sharing h</w:t>
      </w:r>
      <w:r>
        <w:rPr>
          <w:rFonts w:ascii="Times New Roman" w:eastAsia="Times New Roman" w:hAnsi="Times New Roman" w:cs="Times New Roman"/>
          <w:color w:val="000000"/>
          <w:kern w:val="0"/>
          <w:szCs w:val="22"/>
          <w:lang w:val="en-IN" w:eastAsia="en-IN"/>
          <w14:ligatures w14:val="none"/>
        </w:rPr>
        <w:t>is</w:t>
      </w:r>
      <w:r w:rsidRPr="0077590F">
        <w:rPr>
          <w:rFonts w:ascii="Times New Roman" w:eastAsia="Times New Roman" w:hAnsi="Times New Roman" w:cs="Times New Roman"/>
          <w:color w:val="000000"/>
          <w:kern w:val="0"/>
          <w:szCs w:val="22"/>
          <w:lang w:val="en-IN" w:eastAsia="en-IN"/>
          <w14:ligatures w14:val="none"/>
        </w:rPr>
        <w:t xml:space="preserve"> vast experience in the field.  </w:t>
      </w:r>
    </w:p>
    <w:p w14:paraId="51828E19" w14:textId="77777777" w:rsidR="00522F39" w:rsidRPr="0077590F" w:rsidRDefault="00522F39" w:rsidP="00522F39">
      <w:pPr>
        <w:spacing w:after="620" w:line="266" w:lineRule="auto"/>
        <w:ind w:left="10" w:hanging="10"/>
        <w:jc w:val="both"/>
        <w:rPr>
          <w:rFonts w:ascii="Times New Roman" w:eastAsia="Calibri" w:hAnsi="Times New Roman" w:cs="Times New Roman"/>
          <w:color w:val="000000"/>
          <w:kern w:val="0"/>
          <w:sz w:val="22"/>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I am also thankful to my internal guide, </w:t>
      </w:r>
      <w:r>
        <w:rPr>
          <w:rFonts w:ascii="Times New Roman" w:eastAsia="Times New Roman" w:hAnsi="Times New Roman" w:cs="Times New Roman"/>
          <w:b/>
          <w:color w:val="000000"/>
          <w:kern w:val="0"/>
          <w:szCs w:val="22"/>
          <w:lang w:val="en-IN" w:eastAsia="en-IN"/>
          <w14:ligatures w14:val="none"/>
        </w:rPr>
        <w:t xml:space="preserve">Ms. Niharika </w:t>
      </w:r>
      <w:proofErr w:type="gramStart"/>
      <w:r>
        <w:rPr>
          <w:rFonts w:ascii="Times New Roman" w:eastAsia="Times New Roman" w:hAnsi="Times New Roman" w:cs="Times New Roman"/>
          <w:b/>
          <w:color w:val="000000"/>
          <w:kern w:val="0"/>
          <w:szCs w:val="22"/>
          <w:lang w:val="en-IN" w:eastAsia="en-IN"/>
          <w14:ligatures w14:val="none"/>
        </w:rPr>
        <w:t xml:space="preserve">Amin </w:t>
      </w:r>
      <w:r w:rsidRPr="0077590F">
        <w:rPr>
          <w:rFonts w:ascii="Times New Roman" w:eastAsia="Times New Roman" w:hAnsi="Times New Roman" w:cs="Times New Roman"/>
          <w:color w:val="000000"/>
          <w:kern w:val="0"/>
          <w:szCs w:val="22"/>
          <w:lang w:val="en-IN" w:eastAsia="en-IN"/>
          <w14:ligatures w14:val="none"/>
        </w:rPr>
        <w:t>,</w:t>
      </w:r>
      <w:proofErr w:type="gramEnd"/>
      <w:r w:rsidRPr="0077590F">
        <w:rPr>
          <w:rFonts w:ascii="Times New Roman" w:eastAsia="Times New Roman" w:hAnsi="Times New Roman" w:cs="Times New Roman"/>
          <w:color w:val="000000"/>
          <w:kern w:val="0"/>
          <w:szCs w:val="22"/>
          <w:lang w:val="en-IN" w:eastAsia="en-IN"/>
          <w14:ligatures w14:val="none"/>
        </w:rPr>
        <w:t xml:space="preserve"> for h</w:t>
      </w:r>
      <w:r>
        <w:rPr>
          <w:rFonts w:ascii="Times New Roman" w:eastAsia="Times New Roman" w:hAnsi="Times New Roman" w:cs="Times New Roman"/>
          <w:color w:val="000000"/>
          <w:kern w:val="0"/>
          <w:szCs w:val="22"/>
          <w:lang w:val="en-IN" w:eastAsia="en-IN"/>
          <w14:ligatures w14:val="none"/>
        </w:rPr>
        <w:t>er</w:t>
      </w:r>
      <w:r w:rsidRPr="0077590F">
        <w:rPr>
          <w:rFonts w:ascii="Times New Roman" w:eastAsia="Times New Roman" w:hAnsi="Times New Roman" w:cs="Times New Roman"/>
          <w:color w:val="000000"/>
          <w:kern w:val="0"/>
          <w:szCs w:val="22"/>
          <w:lang w:val="en-IN" w:eastAsia="en-IN"/>
          <w14:ligatures w14:val="none"/>
        </w:rPr>
        <w:t xml:space="preserve"> academic mentorship and for providing valuable insights that helped bridge the gap between theoretical learning and practical application.   </w:t>
      </w:r>
    </w:p>
    <w:p w14:paraId="189228C8" w14:textId="77777777" w:rsidR="00522F39" w:rsidRPr="0077590F" w:rsidRDefault="00522F39" w:rsidP="00522F39">
      <w:pPr>
        <w:spacing w:after="2031" w:line="266" w:lineRule="auto"/>
        <w:ind w:left="10" w:hanging="10"/>
        <w:jc w:val="both"/>
        <w:rPr>
          <w:rFonts w:ascii="Times New Roman" w:eastAsia="Times New Roman" w:hAnsi="Times New Roman" w:cs="Times New Roman"/>
          <w:color w:val="000000"/>
          <w:kern w:val="0"/>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Lastly, I am grateful to my faculty mentors, family and peers for their encouragement and motivation throughout this journey.   </w:t>
      </w:r>
    </w:p>
    <w:p w14:paraId="3A333003" w14:textId="77777777" w:rsidR="00522F39" w:rsidRPr="0077590F" w:rsidRDefault="00522F39" w:rsidP="00522F39">
      <w:pPr>
        <w:spacing w:after="0" w:line="240" w:lineRule="auto"/>
        <w:rPr>
          <w:rFonts w:ascii="Times New Roman" w:eastAsia="Times New Roman" w:hAnsi="Times New Roman" w:cs="Times New Roman"/>
          <w:color w:val="000000"/>
          <w:kern w:val="0"/>
          <w:lang w:val="en-IN" w:eastAsia="en-IN"/>
          <w14:ligatures w14:val="none"/>
        </w:rPr>
      </w:pPr>
      <w:r w:rsidRPr="0077590F">
        <w:rPr>
          <w:rFonts w:ascii="Times New Roman" w:eastAsia="Calibri" w:hAnsi="Times New Roman" w:cs="Times New Roman"/>
          <w:color w:val="000000"/>
          <w:kern w:val="0"/>
          <w:lang w:val="en-IN" w:eastAsia="en-IN"/>
          <w14:ligatures w14:val="none"/>
        </w:rPr>
        <w:t>Name</w:t>
      </w:r>
      <w:r>
        <w:rPr>
          <w:rFonts w:ascii="Times New Roman" w:eastAsia="Calibri" w:hAnsi="Times New Roman" w:cs="Times New Roman"/>
          <w:color w:val="000000"/>
          <w:kern w:val="0"/>
          <w:lang w:val="en-IN" w:eastAsia="en-IN"/>
          <w14:ligatures w14:val="none"/>
        </w:rPr>
        <w:t>: Mohammed Abshar</w:t>
      </w:r>
    </w:p>
    <w:p w14:paraId="58C5B523" w14:textId="77777777" w:rsidR="00522F39" w:rsidRPr="0077590F" w:rsidRDefault="00522F39" w:rsidP="00522F39">
      <w:pPr>
        <w:spacing w:after="0" w:line="259" w:lineRule="auto"/>
        <w:ind w:left="90"/>
        <w:jc w:val="center"/>
        <w:rPr>
          <w:rFonts w:ascii="Times New Roman" w:eastAsia="Times New Roman" w:hAnsi="Times New Roman" w:cs="Times New Roman"/>
          <w:b/>
          <w:color w:val="000000"/>
          <w:kern w:val="0"/>
          <w:sz w:val="32"/>
          <w:szCs w:val="32"/>
          <w:lang w:val="en-IN" w:eastAsia="en-IN"/>
          <w14:ligatures w14:val="none"/>
        </w:rPr>
      </w:pPr>
    </w:p>
    <w:p w14:paraId="33C2D595" w14:textId="77777777" w:rsidR="00522F39" w:rsidRPr="0077590F" w:rsidRDefault="00522F39" w:rsidP="00522F39">
      <w:pPr>
        <w:spacing w:after="0" w:line="259" w:lineRule="auto"/>
        <w:rPr>
          <w:rFonts w:ascii="Times New Roman" w:eastAsia="Times New Roman" w:hAnsi="Times New Roman" w:cs="Times New Roman"/>
          <w:b/>
          <w:color w:val="000000"/>
          <w:kern w:val="0"/>
          <w:sz w:val="32"/>
          <w:szCs w:val="32"/>
          <w:lang w:val="en-IN" w:eastAsia="en-IN"/>
          <w14:ligatures w14:val="none"/>
        </w:rPr>
      </w:pPr>
      <w:r w:rsidRPr="0077590F">
        <w:rPr>
          <w:rFonts w:ascii="Times New Roman" w:eastAsia="Calibri" w:hAnsi="Times New Roman" w:cs="Times New Roman"/>
          <w:color w:val="000000"/>
          <w:kern w:val="0"/>
          <w:lang w:val="en-IN" w:eastAsia="en-IN"/>
          <w14:ligatures w14:val="none"/>
        </w:rPr>
        <w:t>Reg NO:</w:t>
      </w:r>
      <w:r>
        <w:rPr>
          <w:rFonts w:ascii="Times New Roman" w:eastAsia="Calibri" w:hAnsi="Times New Roman" w:cs="Times New Roman"/>
          <w:color w:val="000000"/>
          <w:kern w:val="0"/>
          <w:lang w:val="en-IN" w:eastAsia="en-IN"/>
          <w14:ligatures w14:val="none"/>
        </w:rPr>
        <w:t>23BCAICD055</w:t>
      </w:r>
    </w:p>
    <w:p w14:paraId="5488951C" w14:textId="77777777" w:rsidR="00522F39" w:rsidRPr="0077590F" w:rsidRDefault="00522F39" w:rsidP="00522F39">
      <w:pPr>
        <w:spacing w:after="0" w:line="259" w:lineRule="auto"/>
        <w:ind w:left="90"/>
        <w:jc w:val="center"/>
        <w:rPr>
          <w:rFonts w:ascii="Times New Roman" w:eastAsia="Times New Roman" w:hAnsi="Times New Roman" w:cs="Times New Roman"/>
          <w:b/>
          <w:color w:val="000000"/>
          <w:kern w:val="0"/>
          <w:sz w:val="32"/>
          <w:szCs w:val="32"/>
          <w:lang w:val="en-IN" w:eastAsia="en-IN"/>
          <w14:ligatures w14:val="none"/>
        </w:rPr>
      </w:pPr>
    </w:p>
    <w:p w14:paraId="16CD472A" w14:textId="77777777" w:rsidR="00522F39" w:rsidRPr="0077590F" w:rsidRDefault="00522F39" w:rsidP="00522F39">
      <w:pPr>
        <w:spacing w:after="0" w:line="240" w:lineRule="auto"/>
        <w:rPr>
          <w:rFonts w:ascii="Times New Roman" w:eastAsia="Calibri" w:hAnsi="Times New Roman" w:cs="Times New Roman"/>
          <w:color w:val="000000"/>
          <w:kern w:val="0"/>
          <w:lang w:val="en-IN" w:eastAsia="en-IN"/>
          <w14:ligatures w14:val="none"/>
        </w:rPr>
      </w:pPr>
      <w:r w:rsidRPr="0077590F">
        <w:rPr>
          <w:rFonts w:ascii="Times New Roman" w:eastAsia="Calibri" w:hAnsi="Times New Roman" w:cs="Times New Roman"/>
          <w:color w:val="000000"/>
          <w:kern w:val="0"/>
          <w:lang w:val="en-IN" w:eastAsia="en-IN"/>
          <w14:ligatures w14:val="none"/>
        </w:rPr>
        <w:t>Date: [</w:t>
      </w:r>
      <w:r>
        <w:rPr>
          <w:rFonts w:ascii="Times New Roman" w:eastAsia="Calibri" w:hAnsi="Times New Roman" w:cs="Times New Roman"/>
          <w:color w:val="000000"/>
          <w:kern w:val="0"/>
          <w:lang w:val="en-IN" w:eastAsia="en-IN"/>
          <w14:ligatures w14:val="none"/>
        </w:rPr>
        <w:t xml:space="preserve">       </w:t>
      </w:r>
      <w:r w:rsidRPr="0077590F">
        <w:rPr>
          <w:rFonts w:ascii="Times New Roman" w:eastAsia="Calibri" w:hAnsi="Times New Roman" w:cs="Times New Roman"/>
          <w:color w:val="000000"/>
          <w:kern w:val="0"/>
          <w:lang w:val="en-IN" w:eastAsia="en-IN"/>
          <w14:ligatures w14:val="none"/>
        </w:rPr>
        <w:t>/</w:t>
      </w:r>
      <w:r>
        <w:rPr>
          <w:rFonts w:ascii="Times New Roman" w:eastAsia="Calibri" w:hAnsi="Times New Roman" w:cs="Times New Roman"/>
          <w:color w:val="000000"/>
          <w:kern w:val="0"/>
          <w:lang w:val="en-IN" w:eastAsia="en-IN"/>
          <w14:ligatures w14:val="none"/>
        </w:rPr>
        <w:t xml:space="preserve">      </w:t>
      </w:r>
      <w:r w:rsidRPr="0077590F">
        <w:rPr>
          <w:rFonts w:ascii="Times New Roman" w:eastAsia="Calibri" w:hAnsi="Times New Roman" w:cs="Times New Roman"/>
          <w:color w:val="000000"/>
          <w:kern w:val="0"/>
          <w:lang w:val="en-IN" w:eastAsia="en-IN"/>
          <w14:ligatures w14:val="none"/>
        </w:rPr>
        <w:t xml:space="preserve"> /</w:t>
      </w:r>
      <w:r>
        <w:rPr>
          <w:rFonts w:ascii="Times New Roman" w:eastAsia="Calibri" w:hAnsi="Times New Roman" w:cs="Times New Roman"/>
          <w:color w:val="000000"/>
          <w:kern w:val="0"/>
          <w:lang w:val="en-IN" w:eastAsia="en-IN"/>
          <w14:ligatures w14:val="none"/>
        </w:rPr>
        <w:t xml:space="preserve">      </w:t>
      </w:r>
      <w:proofErr w:type="gramStart"/>
      <w:r>
        <w:rPr>
          <w:rFonts w:ascii="Times New Roman" w:eastAsia="Calibri" w:hAnsi="Times New Roman" w:cs="Times New Roman"/>
          <w:color w:val="000000"/>
          <w:kern w:val="0"/>
          <w:lang w:val="en-IN" w:eastAsia="en-IN"/>
          <w14:ligatures w14:val="none"/>
        </w:rPr>
        <w:t xml:space="preserve">  ]</w:t>
      </w:r>
      <w:proofErr w:type="gramEnd"/>
      <w:r w:rsidRPr="0077590F">
        <w:rPr>
          <w:rFonts w:ascii="Times New Roman" w:eastAsia="Calibri" w:hAnsi="Times New Roman" w:cs="Times New Roman"/>
          <w:color w:val="000000"/>
          <w:kern w:val="0"/>
          <w:lang w:val="en-IN" w:eastAsia="en-IN"/>
          <w14:ligatures w14:val="none"/>
        </w:rPr>
        <w:t xml:space="preserve">   </w:t>
      </w:r>
    </w:p>
    <w:p w14:paraId="5C2FD0A0" w14:textId="77777777" w:rsidR="00522F39" w:rsidRPr="0077590F" w:rsidRDefault="00522F39" w:rsidP="00522F39">
      <w:pPr>
        <w:spacing w:after="0" w:line="259" w:lineRule="auto"/>
        <w:ind w:left="90"/>
        <w:jc w:val="center"/>
        <w:rPr>
          <w:rFonts w:ascii="Times New Roman" w:eastAsia="Times New Roman" w:hAnsi="Times New Roman" w:cs="Times New Roman"/>
          <w:b/>
          <w:color w:val="000000"/>
          <w:kern w:val="0"/>
          <w:sz w:val="32"/>
          <w:szCs w:val="32"/>
          <w:lang w:val="en-IN" w:eastAsia="en-IN"/>
          <w14:ligatures w14:val="none"/>
        </w:rPr>
      </w:pPr>
    </w:p>
    <w:p w14:paraId="34D00B21" w14:textId="21416169" w:rsidR="00522F39" w:rsidRPr="0077590F" w:rsidRDefault="00522F39" w:rsidP="00F83F8D">
      <w:pPr>
        <w:spacing w:after="0" w:line="259" w:lineRule="auto"/>
        <w:ind w:left="90"/>
        <w:jc w:val="center"/>
        <w:rPr>
          <w:rFonts w:ascii="Times New Roman" w:eastAsia="Times New Roman" w:hAnsi="Times New Roman" w:cs="Times New Roman"/>
          <w:b/>
          <w:color w:val="000000"/>
          <w:kern w:val="0"/>
          <w:sz w:val="32"/>
          <w:szCs w:val="32"/>
          <w:lang w:val="en-IN" w:eastAsia="en-IN"/>
          <w14:ligatures w14:val="none"/>
        </w:rPr>
      </w:pPr>
    </w:p>
    <w:tbl>
      <w:tblPr>
        <w:tblStyle w:val="TableGrid1"/>
        <w:tblpPr w:leftFromText="180" w:rightFromText="180" w:vertAnchor="text" w:horzAnchor="margin" w:tblpXSpec="center" w:tblpY="-718"/>
        <w:tblW w:w="10206" w:type="dxa"/>
        <w:tblLook w:val="04A0" w:firstRow="1" w:lastRow="0" w:firstColumn="1" w:lastColumn="0" w:noHBand="0" w:noVBand="1"/>
      </w:tblPr>
      <w:tblGrid>
        <w:gridCol w:w="1238"/>
        <w:gridCol w:w="1783"/>
        <w:gridCol w:w="1349"/>
        <w:gridCol w:w="1074"/>
        <w:gridCol w:w="696"/>
        <w:gridCol w:w="696"/>
        <w:gridCol w:w="1270"/>
        <w:gridCol w:w="2100"/>
      </w:tblGrid>
      <w:tr w:rsidR="00522F39" w:rsidRPr="00FA143B" w14:paraId="5A8789D0" w14:textId="77777777" w:rsidTr="00ED5EF3">
        <w:trPr>
          <w:trHeight w:val="416"/>
        </w:trPr>
        <w:tc>
          <w:tcPr>
            <w:tcW w:w="10206" w:type="dxa"/>
            <w:gridSpan w:val="8"/>
            <w:shd w:val="clear" w:color="auto" w:fill="FFFF00"/>
          </w:tcPr>
          <w:p w14:paraId="2C47D372" w14:textId="77777777" w:rsidR="00522F39" w:rsidRPr="00FA143B" w:rsidRDefault="00522F39" w:rsidP="00ED5EF3">
            <w:pPr>
              <w:spacing w:after="160" w:line="259" w:lineRule="auto"/>
              <w:jc w:val="center"/>
              <w:rPr>
                <w:rFonts w:ascii="Times New Roman" w:eastAsia="Calibri" w:hAnsi="Times New Roman" w:cs="Times New Roman"/>
              </w:rPr>
            </w:pPr>
            <w:proofErr w:type="spellStart"/>
            <w:r w:rsidRPr="00FA143B">
              <w:rPr>
                <w:rFonts w:ascii="Times New Roman" w:eastAsia="Calibri" w:hAnsi="Times New Roman" w:cs="Times New Roman"/>
                <w:sz w:val="28"/>
                <w:szCs w:val="28"/>
              </w:rPr>
              <w:lastRenderedPageBreak/>
              <w:t>Yenepoya</w:t>
            </w:r>
            <w:proofErr w:type="spellEnd"/>
            <w:r w:rsidRPr="00FA143B">
              <w:rPr>
                <w:rFonts w:ascii="Times New Roman" w:eastAsia="Calibri" w:hAnsi="Times New Roman" w:cs="Times New Roman"/>
                <w:sz w:val="28"/>
                <w:szCs w:val="28"/>
              </w:rPr>
              <w:t xml:space="preserve"> Project Tracker - 2026</w:t>
            </w:r>
          </w:p>
        </w:tc>
      </w:tr>
      <w:tr w:rsidR="00522F39" w:rsidRPr="00FA143B" w14:paraId="777DF76B" w14:textId="77777777" w:rsidTr="00ED5EF3">
        <w:trPr>
          <w:trHeight w:val="406"/>
        </w:trPr>
        <w:tc>
          <w:tcPr>
            <w:tcW w:w="1238" w:type="dxa"/>
            <w:shd w:val="clear" w:color="auto" w:fill="BDD6EE"/>
          </w:tcPr>
          <w:p w14:paraId="1CBEE2C1" w14:textId="77777777" w:rsidR="00522F39" w:rsidRPr="00FA143B" w:rsidRDefault="00522F39" w:rsidP="00ED5EF3">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Task ID</w:t>
            </w:r>
          </w:p>
        </w:tc>
        <w:tc>
          <w:tcPr>
            <w:tcW w:w="1783" w:type="dxa"/>
            <w:shd w:val="clear" w:color="auto" w:fill="BDD6EE"/>
          </w:tcPr>
          <w:p w14:paraId="620DD90F" w14:textId="77777777" w:rsidR="00522F39" w:rsidRPr="00FA143B" w:rsidRDefault="00522F39" w:rsidP="00ED5EF3">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Task Description</w:t>
            </w:r>
          </w:p>
        </w:tc>
        <w:tc>
          <w:tcPr>
            <w:tcW w:w="1349" w:type="dxa"/>
            <w:shd w:val="clear" w:color="auto" w:fill="BDD6EE"/>
          </w:tcPr>
          <w:p w14:paraId="484CF136" w14:textId="77777777" w:rsidR="00522F39" w:rsidRPr="00FA143B" w:rsidRDefault="00522F39" w:rsidP="00ED5EF3">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Project Title</w:t>
            </w:r>
          </w:p>
        </w:tc>
        <w:tc>
          <w:tcPr>
            <w:tcW w:w="1074" w:type="dxa"/>
            <w:shd w:val="clear" w:color="auto" w:fill="BDD6EE"/>
          </w:tcPr>
          <w:p w14:paraId="4ACE7983" w14:textId="77777777" w:rsidR="00522F39" w:rsidRPr="00FA143B" w:rsidRDefault="00522F39" w:rsidP="00ED5EF3">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Project Timeline</w:t>
            </w:r>
          </w:p>
          <w:p w14:paraId="6E1868B5" w14:textId="77777777" w:rsidR="00522F39" w:rsidRPr="00FA143B" w:rsidRDefault="00522F39" w:rsidP="00ED5EF3">
            <w:pPr>
              <w:spacing w:after="160" w:line="259" w:lineRule="auto"/>
              <w:jc w:val="center"/>
              <w:rPr>
                <w:rFonts w:ascii="Times New Roman" w:eastAsia="Calibri" w:hAnsi="Times New Roman" w:cs="Times New Roman"/>
              </w:rPr>
            </w:pPr>
          </w:p>
        </w:tc>
        <w:tc>
          <w:tcPr>
            <w:tcW w:w="696" w:type="dxa"/>
            <w:shd w:val="clear" w:color="auto" w:fill="BDD6EE"/>
          </w:tcPr>
          <w:p w14:paraId="3975EAF4" w14:textId="77777777" w:rsidR="00522F39" w:rsidRPr="00FA143B" w:rsidRDefault="00522F39" w:rsidP="00ED5EF3">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Start Date</w:t>
            </w:r>
          </w:p>
        </w:tc>
        <w:tc>
          <w:tcPr>
            <w:tcW w:w="696" w:type="dxa"/>
            <w:shd w:val="clear" w:color="auto" w:fill="BDD6EE"/>
          </w:tcPr>
          <w:p w14:paraId="7BC36E93" w14:textId="77777777" w:rsidR="00522F39" w:rsidRPr="00FA143B" w:rsidRDefault="00522F39" w:rsidP="00ED5EF3">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End Date</w:t>
            </w:r>
          </w:p>
        </w:tc>
        <w:tc>
          <w:tcPr>
            <w:tcW w:w="1270" w:type="dxa"/>
            <w:shd w:val="clear" w:color="auto" w:fill="BDD6EE"/>
          </w:tcPr>
          <w:p w14:paraId="1375F8BD" w14:textId="77777777" w:rsidR="00522F39" w:rsidRPr="00FA143B" w:rsidRDefault="00522F39" w:rsidP="00ED5EF3">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Status</w:t>
            </w:r>
          </w:p>
        </w:tc>
        <w:tc>
          <w:tcPr>
            <w:tcW w:w="2100" w:type="dxa"/>
            <w:shd w:val="clear" w:color="auto" w:fill="BDD6EE"/>
          </w:tcPr>
          <w:p w14:paraId="2FD41D8A" w14:textId="77777777" w:rsidR="00522F39" w:rsidRPr="00FA143B" w:rsidRDefault="00522F39" w:rsidP="00ED5EF3">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Feedback and Comments</w:t>
            </w:r>
          </w:p>
        </w:tc>
      </w:tr>
      <w:tr w:rsidR="00522F39" w:rsidRPr="00FA143B" w14:paraId="5868ECA3" w14:textId="77777777" w:rsidTr="00ED5EF3">
        <w:trPr>
          <w:trHeight w:val="406"/>
        </w:trPr>
        <w:tc>
          <w:tcPr>
            <w:tcW w:w="1238" w:type="dxa"/>
            <w:shd w:val="clear" w:color="auto" w:fill="FFFFFF"/>
          </w:tcPr>
          <w:p w14:paraId="3689BE3B" w14:textId="77777777" w:rsidR="00522F39" w:rsidRPr="00FA143B" w:rsidRDefault="00522F39" w:rsidP="00ED5EF3">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01</w:t>
            </w:r>
          </w:p>
        </w:tc>
        <w:tc>
          <w:tcPr>
            <w:tcW w:w="1783" w:type="dxa"/>
            <w:shd w:val="clear" w:color="auto" w:fill="FFFFFF"/>
          </w:tcPr>
          <w:p w14:paraId="5D53A8BC"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Environment setup &amp; core Python implementation.</w:t>
            </w:r>
          </w:p>
        </w:tc>
        <w:tc>
          <w:tcPr>
            <w:tcW w:w="1349" w:type="dxa"/>
            <w:shd w:val="clear" w:color="auto" w:fill="FFFFFF"/>
          </w:tcPr>
          <w:p w14:paraId="6D7D2330"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Healthcare</w:t>
            </w:r>
          </w:p>
        </w:tc>
        <w:tc>
          <w:tcPr>
            <w:tcW w:w="1074" w:type="dxa"/>
            <w:shd w:val="clear" w:color="auto" w:fill="FFFFFF"/>
          </w:tcPr>
          <w:p w14:paraId="74BBE20B"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Week 1</w:t>
            </w:r>
          </w:p>
        </w:tc>
        <w:tc>
          <w:tcPr>
            <w:tcW w:w="696" w:type="dxa"/>
            <w:shd w:val="clear" w:color="auto" w:fill="FFFFFF"/>
          </w:tcPr>
          <w:p w14:paraId="66DBB8B4"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10 Mar 2026</w:t>
            </w:r>
          </w:p>
        </w:tc>
        <w:tc>
          <w:tcPr>
            <w:tcW w:w="696" w:type="dxa"/>
            <w:shd w:val="clear" w:color="auto" w:fill="FFFFFF"/>
          </w:tcPr>
          <w:p w14:paraId="1649C336"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17 Mar 2026</w:t>
            </w:r>
          </w:p>
        </w:tc>
        <w:tc>
          <w:tcPr>
            <w:tcW w:w="1270" w:type="dxa"/>
            <w:shd w:val="clear" w:color="auto" w:fill="FFFFFF"/>
          </w:tcPr>
          <w:p w14:paraId="26D29EB9"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791FEA35"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Virtual environment configured on pc.</w:t>
            </w:r>
          </w:p>
        </w:tc>
      </w:tr>
      <w:tr w:rsidR="00522F39" w:rsidRPr="00FA143B" w14:paraId="4DFC0031" w14:textId="77777777" w:rsidTr="00ED5EF3">
        <w:trPr>
          <w:trHeight w:val="406"/>
        </w:trPr>
        <w:tc>
          <w:tcPr>
            <w:tcW w:w="1238" w:type="dxa"/>
            <w:shd w:val="clear" w:color="auto" w:fill="FFFFFF"/>
          </w:tcPr>
          <w:p w14:paraId="4C4B0CF2" w14:textId="77777777" w:rsidR="00522F39" w:rsidRPr="00FA143B" w:rsidRDefault="00522F39" w:rsidP="00ED5EF3">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02</w:t>
            </w:r>
          </w:p>
        </w:tc>
        <w:tc>
          <w:tcPr>
            <w:tcW w:w="1783" w:type="dxa"/>
            <w:shd w:val="clear" w:color="auto" w:fill="FFFFFF"/>
          </w:tcPr>
          <w:p w14:paraId="763C70AF"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Ingesting </w:t>
            </w:r>
            <w:r>
              <w:rPr>
                <w:rFonts w:ascii="Times New Roman" w:eastAsia="Calibri" w:hAnsi="Times New Roman" w:cs="Times New Roman"/>
              </w:rPr>
              <w:t xml:space="preserve">healthcare billing </w:t>
            </w:r>
            <w:proofErr w:type="spellStart"/>
            <w:r>
              <w:rPr>
                <w:rFonts w:ascii="Times New Roman" w:eastAsia="Calibri" w:hAnsi="Times New Roman" w:cs="Times New Roman"/>
              </w:rPr>
              <w:t>data</w:t>
            </w:r>
            <w:r w:rsidRPr="00FA143B">
              <w:rPr>
                <w:rFonts w:ascii="Times New Roman" w:eastAsia="Calibri" w:hAnsi="Times New Roman" w:cs="Times New Roman"/>
              </w:rPr>
              <w:t>&amp;exploring</w:t>
            </w:r>
            <w:proofErr w:type="spellEnd"/>
            <w:r w:rsidRPr="00FA143B">
              <w:rPr>
                <w:rFonts w:ascii="Times New Roman" w:eastAsia="Calibri" w:hAnsi="Times New Roman" w:cs="Times New Roman"/>
              </w:rPr>
              <w:t xml:space="preserve"> Pandas </w:t>
            </w:r>
            <w:proofErr w:type="spellStart"/>
            <w:r w:rsidRPr="00FA143B">
              <w:rPr>
                <w:rFonts w:ascii="Times New Roman" w:eastAsia="Calibri" w:hAnsi="Times New Roman" w:cs="Times New Roman"/>
              </w:rPr>
              <w:t>Dataframe</w:t>
            </w:r>
            <w:proofErr w:type="spellEnd"/>
            <w:r w:rsidRPr="00FA143B">
              <w:rPr>
                <w:rFonts w:ascii="Times New Roman" w:eastAsia="Calibri" w:hAnsi="Times New Roman" w:cs="Times New Roman"/>
              </w:rPr>
              <w:t>.</w:t>
            </w:r>
          </w:p>
        </w:tc>
        <w:tc>
          <w:tcPr>
            <w:tcW w:w="1349" w:type="dxa"/>
            <w:shd w:val="clear" w:color="auto" w:fill="FFFFFF"/>
          </w:tcPr>
          <w:p w14:paraId="07BBE270"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Healthcare</w:t>
            </w:r>
          </w:p>
        </w:tc>
        <w:tc>
          <w:tcPr>
            <w:tcW w:w="1074" w:type="dxa"/>
            <w:shd w:val="clear" w:color="auto" w:fill="FFFFFF"/>
          </w:tcPr>
          <w:p w14:paraId="4DEA95B7"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Week 2</w:t>
            </w:r>
          </w:p>
        </w:tc>
        <w:tc>
          <w:tcPr>
            <w:tcW w:w="696" w:type="dxa"/>
            <w:shd w:val="clear" w:color="auto" w:fill="FFFFFF"/>
          </w:tcPr>
          <w:p w14:paraId="3B7E5BB5"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18 Mar 2026</w:t>
            </w:r>
          </w:p>
        </w:tc>
        <w:tc>
          <w:tcPr>
            <w:tcW w:w="696" w:type="dxa"/>
            <w:shd w:val="clear" w:color="auto" w:fill="FFFFFF"/>
          </w:tcPr>
          <w:p w14:paraId="7990FA81"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24 Mar 2026</w:t>
            </w:r>
          </w:p>
        </w:tc>
        <w:tc>
          <w:tcPr>
            <w:tcW w:w="1270" w:type="dxa"/>
            <w:shd w:val="clear" w:color="auto" w:fill="FFFFFF"/>
          </w:tcPr>
          <w:p w14:paraId="49E71934"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41BEC0EC"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Data cleaning completed on 1,200+ logs.</w:t>
            </w:r>
          </w:p>
        </w:tc>
      </w:tr>
      <w:tr w:rsidR="00522F39" w:rsidRPr="00FA143B" w14:paraId="05735A21" w14:textId="77777777" w:rsidTr="00ED5EF3">
        <w:trPr>
          <w:trHeight w:val="406"/>
        </w:trPr>
        <w:tc>
          <w:tcPr>
            <w:tcW w:w="1238" w:type="dxa"/>
            <w:shd w:val="clear" w:color="auto" w:fill="FFFFFF"/>
          </w:tcPr>
          <w:p w14:paraId="57A02533" w14:textId="77777777" w:rsidR="00522F39" w:rsidRPr="00FA143B" w:rsidRDefault="00522F39" w:rsidP="00ED5EF3">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03</w:t>
            </w:r>
          </w:p>
        </w:tc>
        <w:tc>
          <w:tcPr>
            <w:tcW w:w="1783" w:type="dxa"/>
            <w:shd w:val="clear" w:color="auto" w:fill="FFFFFF"/>
          </w:tcPr>
          <w:p w14:paraId="35C007B8"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Low-Level Design &amp; Z-Score anomaly logic.</w:t>
            </w:r>
          </w:p>
        </w:tc>
        <w:tc>
          <w:tcPr>
            <w:tcW w:w="1349" w:type="dxa"/>
            <w:shd w:val="clear" w:color="auto" w:fill="FFFFFF"/>
          </w:tcPr>
          <w:p w14:paraId="22F4F0CB"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w:t>
            </w:r>
            <w:proofErr w:type="gramStart"/>
            <w:r w:rsidRPr="00FA143B">
              <w:rPr>
                <w:rFonts w:ascii="Times New Roman" w:eastAsia="Calibri" w:hAnsi="Times New Roman" w:cs="Times New Roman"/>
              </w:rPr>
              <w:t xml:space="preserve">for  </w:t>
            </w:r>
            <w:r>
              <w:rPr>
                <w:rFonts w:ascii="Times New Roman" w:eastAsia="Calibri" w:hAnsi="Times New Roman" w:cs="Times New Roman"/>
              </w:rPr>
              <w:t>Healthcare</w:t>
            </w:r>
            <w:proofErr w:type="gramEnd"/>
          </w:p>
        </w:tc>
        <w:tc>
          <w:tcPr>
            <w:tcW w:w="1074" w:type="dxa"/>
            <w:shd w:val="clear" w:color="auto" w:fill="FFFFFF"/>
          </w:tcPr>
          <w:p w14:paraId="29C65225"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Week 3</w:t>
            </w:r>
          </w:p>
        </w:tc>
        <w:tc>
          <w:tcPr>
            <w:tcW w:w="696" w:type="dxa"/>
            <w:shd w:val="clear" w:color="auto" w:fill="FFFFFF"/>
          </w:tcPr>
          <w:p w14:paraId="384A2A56"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25 Mar 2026</w:t>
            </w:r>
          </w:p>
        </w:tc>
        <w:tc>
          <w:tcPr>
            <w:tcW w:w="696" w:type="dxa"/>
            <w:shd w:val="clear" w:color="auto" w:fill="FFFFFF"/>
          </w:tcPr>
          <w:p w14:paraId="1046F75E"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31 Mar 2026</w:t>
            </w:r>
          </w:p>
        </w:tc>
        <w:tc>
          <w:tcPr>
            <w:tcW w:w="1270" w:type="dxa"/>
            <w:shd w:val="clear" w:color="auto" w:fill="FFFFFF"/>
          </w:tcPr>
          <w:p w14:paraId="0D8C87A0"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633BBA9F"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Dynamic threshold calculations finalized.</w:t>
            </w:r>
          </w:p>
        </w:tc>
      </w:tr>
      <w:tr w:rsidR="00522F39" w:rsidRPr="00FA143B" w14:paraId="027CFD10" w14:textId="77777777" w:rsidTr="00ED5EF3">
        <w:trPr>
          <w:trHeight w:val="406"/>
        </w:trPr>
        <w:tc>
          <w:tcPr>
            <w:tcW w:w="1238" w:type="dxa"/>
            <w:shd w:val="clear" w:color="auto" w:fill="FFFFFF"/>
          </w:tcPr>
          <w:p w14:paraId="35555AD6" w14:textId="77777777" w:rsidR="00522F39" w:rsidRPr="00FA143B" w:rsidRDefault="00522F39" w:rsidP="00ED5EF3">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04</w:t>
            </w:r>
          </w:p>
        </w:tc>
        <w:tc>
          <w:tcPr>
            <w:tcW w:w="1783" w:type="dxa"/>
            <w:shd w:val="clear" w:color="auto" w:fill="FFFFFF"/>
          </w:tcPr>
          <w:p w14:paraId="268A9C16"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Statistical Profiling &amp; Pie chart generation.</w:t>
            </w:r>
          </w:p>
        </w:tc>
        <w:tc>
          <w:tcPr>
            <w:tcW w:w="1349" w:type="dxa"/>
            <w:shd w:val="clear" w:color="auto" w:fill="FFFFFF"/>
          </w:tcPr>
          <w:p w14:paraId="2E92B163"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 xml:space="preserve"> Healthcare</w:t>
            </w:r>
          </w:p>
        </w:tc>
        <w:tc>
          <w:tcPr>
            <w:tcW w:w="1074" w:type="dxa"/>
            <w:shd w:val="clear" w:color="auto" w:fill="FFFFFF"/>
          </w:tcPr>
          <w:p w14:paraId="4CAC020C"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Week 4</w:t>
            </w:r>
          </w:p>
        </w:tc>
        <w:tc>
          <w:tcPr>
            <w:tcW w:w="696" w:type="dxa"/>
            <w:shd w:val="clear" w:color="auto" w:fill="FFFFFF"/>
          </w:tcPr>
          <w:p w14:paraId="7DD77374"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01 Apr 2026</w:t>
            </w:r>
          </w:p>
        </w:tc>
        <w:tc>
          <w:tcPr>
            <w:tcW w:w="696" w:type="dxa"/>
            <w:shd w:val="clear" w:color="auto" w:fill="FFFFFF"/>
          </w:tcPr>
          <w:p w14:paraId="4D7514F6"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08 Apr 2026</w:t>
            </w:r>
          </w:p>
        </w:tc>
        <w:tc>
          <w:tcPr>
            <w:tcW w:w="1270" w:type="dxa"/>
            <w:shd w:val="clear" w:color="auto" w:fill="FFFFFF"/>
          </w:tcPr>
          <w:p w14:paraId="1FB209E5"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0C325895"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Visualization saved for dashboard.</w:t>
            </w:r>
          </w:p>
        </w:tc>
      </w:tr>
      <w:tr w:rsidR="00522F39" w:rsidRPr="00FA143B" w14:paraId="2685729E" w14:textId="77777777" w:rsidTr="00ED5EF3">
        <w:trPr>
          <w:trHeight w:val="406"/>
        </w:trPr>
        <w:tc>
          <w:tcPr>
            <w:tcW w:w="1238" w:type="dxa"/>
            <w:shd w:val="clear" w:color="auto" w:fill="FFFFFF"/>
          </w:tcPr>
          <w:p w14:paraId="1004F361" w14:textId="77777777" w:rsidR="00522F39" w:rsidRPr="00FA143B" w:rsidRDefault="00522F39" w:rsidP="00ED5EF3">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05</w:t>
            </w:r>
          </w:p>
        </w:tc>
        <w:tc>
          <w:tcPr>
            <w:tcW w:w="1783" w:type="dxa"/>
            <w:shd w:val="clear" w:color="auto" w:fill="FFFFFF"/>
          </w:tcPr>
          <w:p w14:paraId="28F99C4B" w14:textId="77777777" w:rsidR="00522F39" w:rsidRPr="00FA143B" w:rsidRDefault="00522F39" w:rsidP="00ED5EF3">
            <w:pPr>
              <w:spacing w:after="160" w:line="276" w:lineRule="auto"/>
              <w:rPr>
                <w:rFonts w:ascii="Times New Roman" w:eastAsia="Calibri" w:hAnsi="Times New Roman" w:cs="Times New Roman"/>
              </w:rPr>
            </w:pPr>
            <w:proofErr w:type="spellStart"/>
            <w:r w:rsidRPr="00FA143B">
              <w:rPr>
                <w:rFonts w:ascii="Times New Roman" w:eastAsia="Calibri" w:hAnsi="Times New Roman" w:cs="Times New Roman"/>
              </w:rPr>
              <w:t>Streamlit</w:t>
            </w:r>
            <w:proofErr w:type="spellEnd"/>
            <w:r w:rsidRPr="00FA143B">
              <w:rPr>
                <w:rFonts w:ascii="Times New Roman" w:eastAsia="Calibri" w:hAnsi="Times New Roman" w:cs="Times New Roman"/>
              </w:rPr>
              <w:t xml:space="preserve"> user interface &amp; navigation build.</w:t>
            </w:r>
          </w:p>
        </w:tc>
        <w:tc>
          <w:tcPr>
            <w:tcW w:w="1349" w:type="dxa"/>
            <w:shd w:val="clear" w:color="auto" w:fill="FFFFFF"/>
          </w:tcPr>
          <w:p w14:paraId="0AEDC1BD" w14:textId="77777777" w:rsidR="00522F39" w:rsidRPr="00FA143B" w:rsidRDefault="00522F39" w:rsidP="00ED5EF3">
            <w:pPr>
              <w:spacing w:after="160" w:line="276" w:lineRule="auto"/>
              <w:rPr>
                <w:rFonts w:ascii="Times New Roman" w:eastAsia="Calibri" w:hAnsi="Times New Roman" w:cs="Times New Roman"/>
                <w:b/>
                <w:bCs/>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 xml:space="preserve"> Healthcare</w:t>
            </w:r>
          </w:p>
        </w:tc>
        <w:tc>
          <w:tcPr>
            <w:tcW w:w="1074" w:type="dxa"/>
            <w:shd w:val="clear" w:color="auto" w:fill="FFFFFF"/>
          </w:tcPr>
          <w:p w14:paraId="5E2E36FE"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Week 5</w:t>
            </w:r>
          </w:p>
        </w:tc>
        <w:tc>
          <w:tcPr>
            <w:tcW w:w="696" w:type="dxa"/>
            <w:shd w:val="clear" w:color="auto" w:fill="FFFFFF"/>
          </w:tcPr>
          <w:p w14:paraId="2E00851E"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09 Apr 2026</w:t>
            </w:r>
          </w:p>
        </w:tc>
        <w:tc>
          <w:tcPr>
            <w:tcW w:w="696" w:type="dxa"/>
            <w:shd w:val="clear" w:color="auto" w:fill="FFFFFF"/>
          </w:tcPr>
          <w:p w14:paraId="64FF9761"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15 Apr 2026</w:t>
            </w:r>
          </w:p>
        </w:tc>
        <w:tc>
          <w:tcPr>
            <w:tcW w:w="1270" w:type="dxa"/>
            <w:shd w:val="clear" w:color="auto" w:fill="FFFFFF"/>
          </w:tcPr>
          <w:p w14:paraId="3C5F4904"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2E81040F"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Web dashboard filters implemented.</w:t>
            </w:r>
          </w:p>
        </w:tc>
      </w:tr>
      <w:tr w:rsidR="00522F39" w:rsidRPr="00FA143B" w14:paraId="6F3DE88F" w14:textId="77777777" w:rsidTr="00ED5EF3">
        <w:trPr>
          <w:trHeight w:val="406"/>
        </w:trPr>
        <w:tc>
          <w:tcPr>
            <w:tcW w:w="1238" w:type="dxa"/>
            <w:shd w:val="clear" w:color="auto" w:fill="FFFFFF"/>
          </w:tcPr>
          <w:p w14:paraId="688ACF98" w14:textId="77777777" w:rsidR="00522F39" w:rsidRPr="00FA143B" w:rsidRDefault="00522F39" w:rsidP="00ED5EF3">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06</w:t>
            </w:r>
          </w:p>
        </w:tc>
        <w:tc>
          <w:tcPr>
            <w:tcW w:w="1783" w:type="dxa"/>
            <w:shd w:val="clear" w:color="auto" w:fill="FFFFFF"/>
          </w:tcPr>
          <w:p w14:paraId="304ADCE7"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Caching optimization &amp; functional testing.</w:t>
            </w:r>
          </w:p>
        </w:tc>
        <w:tc>
          <w:tcPr>
            <w:tcW w:w="1349" w:type="dxa"/>
            <w:shd w:val="clear" w:color="auto" w:fill="FFFFFF"/>
          </w:tcPr>
          <w:p w14:paraId="430945DC"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 xml:space="preserve"> Healthcare</w:t>
            </w:r>
          </w:p>
        </w:tc>
        <w:tc>
          <w:tcPr>
            <w:tcW w:w="1074" w:type="dxa"/>
            <w:shd w:val="clear" w:color="auto" w:fill="FFFFFF"/>
          </w:tcPr>
          <w:p w14:paraId="55C9EEC0"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Week 6</w:t>
            </w:r>
          </w:p>
        </w:tc>
        <w:tc>
          <w:tcPr>
            <w:tcW w:w="696" w:type="dxa"/>
            <w:shd w:val="clear" w:color="auto" w:fill="FFFFFF"/>
          </w:tcPr>
          <w:p w14:paraId="3ED90FD2"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16 Apr 2026</w:t>
            </w:r>
          </w:p>
        </w:tc>
        <w:tc>
          <w:tcPr>
            <w:tcW w:w="696" w:type="dxa"/>
            <w:shd w:val="clear" w:color="auto" w:fill="FFFFFF"/>
          </w:tcPr>
          <w:p w14:paraId="2840BD7D"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23 Apr 2026</w:t>
            </w:r>
          </w:p>
        </w:tc>
        <w:tc>
          <w:tcPr>
            <w:tcW w:w="1270" w:type="dxa"/>
            <w:shd w:val="clear" w:color="auto" w:fill="FFFFFF"/>
          </w:tcPr>
          <w:p w14:paraId="56B221DA"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0AC97FF1"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Sub-second dataset rendering achieved.</w:t>
            </w:r>
          </w:p>
        </w:tc>
      </w:tr>
      <w:tr w:rsidR="00522F39" w:rsidRPr="00FA143B" w14:paraId="35821C48" w14:textId="77777777" w:rsidTr="00EE65AD">
        <w:trPr>
          <w:trHeight w:val="1849"/>
        </w:trPr>
        <w:tc>
          <w:tcPr>
            <w:tcW w:w="1238" w:type="dxa"/>
            <w:shd w:val="clear" w:color="auto" w:fill="FFFFFF"/>
          </w:tcPr>
          <w:p w14:paraId="350FB601" w14:textId="77777777" w:rsidR="00522F39" w:rsidRPr="00FA143B" w:rsidRDefault="00522F39" w:rsidP="00ED5EF3">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lastRenderedPageBreak/>
              <w:t>07</w:t>
            </w:r>
          </w:p>
        </w:tc>
        <w:tc>
          <w:tcPr>
            <w:tcW w:w="1783" w:type="dxa"/>
            <w:shd w:val="clear" w:color="auto" w:fill="FFFFFF"/>
          </w:tcPr>
          <w:p w14:paraId="36C6082D"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Git sync, GitHub push &amp; documentation closure.</w:t>
            </w:r>
          </w:p>
        </w:tc>
        <w:tc>
          <w:tcPr>
            <w:tcW w:w="1349" w:type="dxa"/>
            <w:shd w:val="clear" w:color="auto" w:fill="FFFFFF"/>
          </w:tcPr>
          <w:p w14:paraId="66346895"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 xml:space="preserve"> Healthcare</w:t>
            </w:r>
          </w:p>
        </w:tc>
        <w:tc>
          <w:tcPr>
            <w:tcW w:w="1074" w:type="dxa"/>
            <w:shd w:val="clear" w:color="auto" w:fill="FFFFFF"/>
          </w:tcPr>
          <w:p w14:paraId="039D0BDA"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Week 7</w:t>
            </w:r>
          </w:p>
        </w:tc>
        <w:tc>
          <w:tcPr>
            <w:tcW w:w="696" w:type="dxa"/>
            <w:shd w:val="clear" w:color="auto" w:fill="FFFFFF"/>
          </w:tcPr>
          <w:p w14:paraId="3ADC5701"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 24 Apr 2026</w:t>
            </w:r>
          </w:p>
        </w:tc>
        <w:tc>
          <w:tcPr>
            <w:tcW w:w="696" w:type="dxa"/>
            <w:shd w:val="clear" w:color="auto" w:fill="FFFFFF"/>
          </w:tcPr>
          <w:p w14:paraId="32028CAB"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30 Apr 2026</w:t>
            </w:r>
          </w:p>
        </w:tc>
        <w:tc>
          <w:tcPr>
            <w:tcW w:w="1270" w:type="dxa"/>
            <w:shd w:val="clear" w:color="auto" w:fill="FFFFFF"/>
          </w:tcPr>
          <w:p w14:paraId="26DB44A7"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44E58DEA" w14:textId="77777777" w:rsidR="00522F39" w:rsidRPr="00FA143B" w:rsidRDefault="00522F39" w:rsidP="00ED5EF3">
            <w:pPr>
              <w:spacing w:after="160" w:line="276" w:lineRule="auto"/>
              <w:rPr>
                <w:rFonts w:ascii="Times New Roman" w:eastAsia="Calibri" w:hAnsi="Times New Roman" w:cs="Times New Roman"/>
              </w:rPr>
            </w:pPr>
            <w:r w:rsidRPr="00FA143B">
              <w:rPr>
                <w:rFonts w:ascii="Times New Roman" w:eastAsia="Calibri" w:hAnsi="Times New Roman" w:cs="Times New Roman"/>
              </w:rPr>
              <w:t>Repository updated and report compiled.</w:t>
            </w:r>
          </w:p>
        </w:tc>
      </w:tr>
    </w:tbl>
    <w:p w14:paraId="62C29F8F"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6C00EF05"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482B1398"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65B0EE41"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5BE9ECED"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1B03E309"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7853B52D"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2CDCC403"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56F5C30F"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64116337"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59816E80"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208DE114"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732D2DC9"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3AC34333"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41ABCF7D"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7F0709AD"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64697005"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34E90550"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70268B87"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1D25F0B4"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5138A0E6"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73CB6E2A"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790756A5"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2D1F0FB4"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6CCB48D2"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4A28C6F9"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7DF27F71"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0FB09AC9"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6D1E3A5A"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225CE66A"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6087C8A7"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5AF8F748" w14:textId="77777777" w:rsidR="000216DD" w:rsidRDefault="000216DD"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5B83BA90" w14:textId="542999AA" w:rsidR="00522F39" w:rsidRDefault="000B4032"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r w:rsidRPr="0077590F">
        <w:rPr>
          <w:rFonts w:ascii="Times New Roman" w:eastAsia="Times New Roman" w:hAnsi="Times New Roman" w:cs="Times New Roman"/>
          <w:b/>
          <w:color w:val="000000"/>
          <w:kern w:val="0"/>
          <w:sz w:val="32"/>
          <w:szCs w:val="32"/>
          <w:u w:val="single"/>
          <w:lang w:val="en-IN" w:eastAsia="en-IN"/>
          <w14:ligatures w14:val="none"/>
        </w:rPr>
        <w:t>ABSTRACT</w:t>
      </w:r>
    </w:p>
    <w:p w14:paraId="1E4BDB27" w14:textId="77777777" w:rsidR="000B4032" w:rsidRDefault="000B4032" w:rsidP="00834610">
      <w:pPr>
        <w:spacing w:after="0" w:line="259" w:lineRule="auto"/>
        <w:ind w:left="90"/>
        <w:rPr>
          <w:rFonts w:ascii="Times New Roman" w:eastAsia="Times New Roman" w:hAnsi="Times New Roman" w:cs="Times New Roman"/>
          <w:b/>
          <w:color w:val="000000"/>
          <w:kern w:val="0"/>
          <w:sz w:val="32"/>
          <w:szCs w:val="32"/>
          <w:u w:val="single"/>
          <w:lang w:val="en-IN" w:eastAsia="en-IN"/>
          <w14:ligatures w14:val="none"/>
        </w:rPr>
      </w:pPr>
    </w:p>
    <w:p w14:paraId="71A5B2C0" w14:textId="77777777" w:rsidR="000B4032" w:rsidRPr="000B4032" w:rsidRDefault="000B4032" w:rsidP="00834610">
      <w:pPr>
        <w:spacing w:after="0" w:line="259" w:lineRule="auto"/>
        <w:ind w:left="90"/>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As the healthcare sector undergoes a rapid digital transformation, the reliance on cloud computing for electronic health records (EHR), medical imaging, telemedicine, and large-scale medical data processing has increased exponentially. While cloud environments offer the scalability necessary for modern digital health infrastructure, they also introduce significant financial challenges. Many healthcare institutions struggle with "cloud sprawl"—the unmonitored and inefficient accumulation of cloud resources across multiple vendors—which leads to substantial budgetary waste. This project presents the development and implementation of a Cloud Cost Intelligence Platform specifically tailored to address these economic inefficiencies within the healthcare domain.</w:t>
      </w:r>
    </w:p>
    <w:p w14:paraId="7CC759D8" w14:textId="77777777" w:rsidR="000B4032" w:rsidRPr="000B4032" w:rsidRDefault="000B4032" w:rsidP="00834610">
      <w:pPr>
        <w:spacing w:after="0" w:line="259" w:lineRule="auto"/>
        <w:ind w:left="90"/>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 xml:space="preserve">The methodology focuses on leveraging data-driven insights through a Python and </w:t>
      </w:r>
      <w:proofErr w:type="spellStart"/>
      <w:r w:rsidRPr="000B4032">
        <w:rPr>
          <w:rFonts w:ascii="Times New Roman" w:eastAsia="Times New Roman" w:hAnsi="Times New Roman" w:cs="Times New Roman"/>
          <w:bCs/>
          <w:color w:val="000000"/>
          <w:kern w:val="0"/>
          <w:sz w:val="28"/>
          <w:szCs w:val="28"/>
          <w:lang w:val="en-IN" w:eastAsia="en-IN"/>
          <w14:ligatures w14:val="none"/>
        </w:rPr>
        <w:t>Streamlit</w:t>
      </w:r>
      <w:proofErr w:type="spellEnd"/>
      <w:r w:rsidRPr="000B4032">
        <w:rPr>
          <w:rFonts w:ascii="Times New Roman" w:eastAsia="Times New Roman" w:hAnsi="Times New Roman" w:cs="Times New Roman"/>
          <w:bCs/>
          <w:color w:val="000000"/>
          <w:kern w:val="0"/>
          <w:sz w:val="28"/>
          <w:szCs w:val="28"/>
          <w:lang w:val="en-IN" w:eastAsia="en-IN"/>
          <w14:ligatures w14:val="none"/>
        </w:rPr>
        <w:t xml:space="preserve">-based interactive dashboard to ingest, clean, and dynamically </w:t>
      </w:r>
      <w:proofErr w:type="spellStart"/>
      <w:r w:rsidRPr="000B4032">
        <w:rPr>
          <w:rFonts w:ascii="Times New Roman" w:eastAsia="Times New Roman" w:hAnsi="Times New Roman" w:cs="Times New Roman"/>
          <w:bCs/>
          <w:color w:val="000000"/>
          <w:kern w:val="0"/>
          <w:sz w:val="28"/>
          <w:szCs w:val="28"/>
          <w:lang w:val="en-IN" w:eastAsia="en-IN"/>
          <w14:ligatures w14:val="none"/>
        </w:rPr>
        <w:t>analyze</w:t>
      </w:r>
      <w:proofErr w:type="spellEnd"/>
      <w:r w:rsidRPr="000B4032">
        <w:rPr>
          <w:rFonts w:ascii="Times New Roman" w:eastAsia="Times New Roman" w:hAnsi="Times New Roman" w:cs="Times New Roman"/>
          <w:bCs/>
          <w:color w:val="000000"/>
          <w:kern w:val="0"/>
          <w:sz w:val="28"/>
          <w:szCs w:val="28"/>
          <w:lang w:val="en-IN" w:eastAsia="en-IN"/>
          <w14:ligatures w14:val="none"/>
        </w:rPr>
        <w:t xml:space="preserve"> complex billing datasets across AWS, Azure, and Google Cloud. The platform maps infrastructure expenditures directly to specific hospitals, clinical departments, and cloud service types. Moving beyond basic monitoring, the system integrates advanced machine learning models via the Scikit-Learn library:</w:t>
      </w:r>
    </w:p>
    <w:p w14:paraId="06CEBB78" w14:textId="77777777" w:rsidR="000B4032" w:rsidRPr="000B4032" w:rsidRDefault="000B4032" w:rsidP="00834610">
      <w:pPr>
        <w:numPr>
          <w:ilvl w:val="0"/>
          <w:numId w:val="18"/>
        </w:numPr>
        <w:spacing w:after="0" w:line="259" w:lineRule="auto"/>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 xml:space="preserve">Predictive Analytics: A </w:t>
      </w:r>
      <w:r w:rsidRPr="000B4032">
        <w:rPr>
          <w:rFonts w:ascii="Times New Roman" w:eastAsia="Times New Roman" w:hAnsi="Times New Roman" w:cs="Times New Roman"/>
          <w:bCs/>
          <w:i/>
          <w:iCs/>
          <w:color w:val="000000"/>
          <w:kern w:val="0"/>
          <w:sz w:val="28"/>
          <w:szCs w:val="28"/>
          <w:lang w:val="en-IN" w:eastAsia="en-IN"/>
          <w14:ligatures w14:val="none"/>
        </w:rPr>
        <w:t>Linear Regression</w:t>
      </w:r>
      <w:r w:rsidRPr="000B4032">
        <w:rPr>
          <w:rFonts w:ascii="Times New Roman" w:eastAsia="Times New Roman" w:hAnsi="Times New Roman" w:cs="Times New Roman"/>
          <w:bCs/>
          <w:color w:val="000000"/>
          <w:kern w:val="0"/>
          <w:sz w:val="28"/>
          <w:szCs w:val="28"/>
          <w:lang w:val="en-IN" w:eastAsia="en-IN"/>
          <w14:ligatures w14:val="none"/>
        </w:rPr>
        <w:t xml:space="preserve"> model evaluates historical trends to generate a 30-day cost forecast for proactive budgeting.</w:t>
      </w:r>
    </w:p>
    <w:p w14:paraId="43FA91C8" w14:textId="77777777" w:rsidR="000B4032" w:rsidRPr="000B4032" w:rsidRDefault="000B4032" w:rsidP="00834610">
      <w:pPr>
        <w:numPr>
          <w:ilvl w:val="0"/>
          <w:numId w:val="18"/>
        </w:numPr>
        <w:spacing w:after="0" w:line="259" w:lineRule="auto"/>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 xml:space="preserve">Security &amp; Audit: An </w:t>
      </w:r>
      <w:r w:rsidRPr="000B4032">
        <w:rPr>
          <w:rFonts w:ascii="Times New Roman" w:eastAsia="Times New Roman" w:hAnsi="Times New Roman" w:cs="Times New Roman"/>
          <w:bCs/>
          <w:i/>
          <w:iCs/>
          <w:color w:val="000000"/>
          <w:kern w:val="0"/>
          <w:sz w:val="28"/>
          <w:szCs w:val="28"/>
          <w:lang w:val="en-IN" w:eastAsia="en-IN"/>
          <w14:ligatures w14:val="none"/>
        </w:rPr>
        <w:t>Isolation Forest</w:t>
      </w:r>
      <w:r w:rsidRPr="000B4032">
        <w:rPr>
          <w:rFonts w:ascii="Times New Roman" w:eastAsia="Times New Roman" w:hAnsi="Times New Roman" w:cs="Times New Roman"/>
          <w:bCs/>
          <w:color w:val="000000"/>
          <w:kern w:val="0"/>
          <w:sz w:val="28"/>
          <w:szCs w:val="28"/>
          <w:lang w:val="en-IN" w:eastAsia="en-IN"/>
          <w14:ligatures w14:val="none"/>
        </w:rPr>
        <w:t xml:space="preserve"> anomaly detection model (configured with a 0.05 contamination rate) </w:t>
      </w:r>
      <w:proofErr w:type="spellStart"/>
      <w:r w:rsidRPr="000B4032">
        <w:rPr>
          <w:rFonts w:ascii="Times New Roman" w:eastAsia="Times New Roman" w:hAnsi="Times New Roman" w:cs="Times New Roman"/>
          <w:bCs/>
          <w:color w:val="000000"/>
          <w:kern w:val="0"/>
          <w:sz w:val="28"/>
          <w:szCs w:val="28"/>
          <w:lang w:val="en-IN" w:eastAsia="en-IN"/>
          <w14:ligatures w14:val="none"/>
        </w:rPr>
        <w:t>analyzes</w:t>
      </w:r>
      <w:proofErr w:type="spellEnd"/>
      <w:r w:rsidRPr="000B4032">
        <w:rPr>
          <w:rFonts w:ascii="Times New Roman" w:eastAsia="Times New Roman" w:hAnsi="Times New Roman" w:cs="Times New Roman"/>
          <w:bCs/>
          <w:color w:val="000000"/>
          <w:kern w:val="0"/>
          <w:sz w:val="28"/>
          <w:szCs w:val="28"/>
          <w:lang w:val="en-IN" w:eastAsia="en-IN"/>
          <w14:ligatures w14:val="none"/>
        </w:rPr>
        <w:t xml:space="preserve"> monthly costs and usage hours to isolate statistical outliers, instantly flagging abnormal billing activity or resource leakage.</w:t>
      </w:r>
    </w:p>
    <w:p w14:paraId="62124E7B" w14:textId="16EBB1D8" w:rsidR="000B4032" w:rsidRPr="00C57493" w:rsidRDefault="000B4032" w:rsidP="00C57493">
      <w:pPr>
        <w:spacing w:after="0" w:line="259" w:lineRule="auto"/>
        <w:ind w:left="90"/>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By bridging the gap between high-level cloud infrastructure management and hospital operational needs, this platform enables medical stakeholders to make informed decisions regarding budget allocation and long-term technological investments. The results of this project demonstrate that specialized cost intelligence is not merely a financial tracking mechanism, but a critical component of sustainable and economically viable smart healthcare management. This research provides a scalable framework for optimizing cloud-based clinical operations, ensuring that the clinical benefits of digital innovation are not overshadowed by uncontrolled operational costs.</w:t>
      </w:r>
    </w:p>
    <w:p w14:paraId="4E58E0B9" w14:textId="20ADB29D" w:rsidR="00522F39" w:rsidRDefault="00522F39" w:rsidP="00834610">
      <w:pPr>
        <w:spacing w:line="259" w:lineRule="auto"/>
      </w:pPr>
      <w:r>
        <w:br w:type="page"/>
      </w:r>
      <w:r w:rsidR="000E05F4">
        <w:lastRenderedPageBreak/>
        <w:t xml:space="preserve">  </w:t>
      </w:r>
    </w:p>
    <w:tbl>
      <w:tblPr>
        <w:tblW w:w="9490" w:type="dxa"/>
        <w:tblCellSpacing w:w="15" w:type="dxa"/>
        <w:tblCellMar>
          <w:left w:w="0" w:type="dxa"/>
          <w:right w:w="0" w:type="dxa"/>
        </w:tblCellMar>
        <w:tblLook w:val="04A0" w:firstRow="1" w:lastRow="0" w:firstColumn="1" w:lastColumn="0" w:noHBand="0" w:noVBand="1"/>
      </w:tblPr>
      <w:tblGrid>
        <w:gridCol w:w="6787"/>
        <w:gridCol w:w="2703"/>
      </w:tblGrid>
      <w:tr w:rsidR="000B4032" w:rsidRPr="000B4032" w14:paraId="52C88521" w14:textId="77777777" w:rsidTr="001D04B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E617A79" w14:textId="46B94D16" w:rsidR="000B4032" w:rsidRPr="00834610" w:rsidRDefault="000B4032" w:rsidP="00834610">
            <w:pPr>
              <w:spacing w:line="259" w:lineRule="auto"/>
              <w:jc w:val="center"/>
              <w:rPr>
                <w:rFonts w:ascii="Times New Roman" w:hAnsi="Times New Roman" w:cs="Times New Roman"/>
                <w:sz w:val="32"/>
                <w:szCs w:val="32"/>
                <w:lang w:val="en-IN"/>
              </w:rPr>
            </w:pPr>
            <w:r w:rsidRPr="00834610">
              <w:rPr>
                <w:rFonts w:ascii="Times New Roman" w:hAnsi="Times New Roman" w:cs="Times New Roman"/>
                <w:b/>
                <w:bCs/>
                <w:sz w:val="32"/>
                <w:szCs w:val="32"/>
                <w:lang w:val="en-IN"/>
              </w:rPr>
              <w:t>Section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CA4366B" w14:textId="77777777" w:rsidR="000B4032" w:rsidRPr="000B4032" w:rsidRDefault="000B4032" w:rsidP="00834610">
            <w:pPr>
              <w:spacing w:line="259" w:lineRule="auto"/>
              <w:jc w:val="center"/>
              <w:rPr>
                <w:lang w:val="en-IN"/>
              </w:rPr>
            </w:pPr>
            <w:r w:rsidRPr="00834610">
              <w:rPr>
                <w:rFonts w:ascii="Times New Roman" w:hAnsi="Times New Roman" w:cs="Times New Roman"/>
                <w:b/>
                <w:bCs/>
                <w:sz w:val="32"/>
                <w:szCs w:val="32"/>
                <w:lang w:val="en-IN"/>
              </w:rPr>
              <w:t>Page No</w:t>
            </w:r>
            <w:r w:rsidRPr="000B4032">
              <w:rPr>
                <w:b/>
                <w:bCs/>
                <w:lang w:val="en-IN"/>
              </w:rPr>
              <w:t>.</w:t>
            </w:r>
          </w:p>
        </w:tc>
      </w:tr>
      <w:tr w:rsidR="000B4032" w:rsidRPr="000B4032" w14:paraId="793E6B1D"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1A83028" w14:textId="134E0CD7" w:rsidR="000B4032" w:rsidRPr="001D04BB" w:rsidRDefault="000B4032"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lang w:val="en-IN"/>
              </w:rPr>
              <w:t>Certificate</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C4C6152" w14:textId="3D242A4E" w:rsidR="000B4032" w:rsidRPr="000B4032" w:rsidRDefault="00A659B4" w:rsidP="00E8610F">
            <w:pPr>
              <w:spacing w:line="259" w:lineRule="auto"/>
              <w:jc w:val="center"/>
              <w:rPr>
                <w:lang w:val="en-IN"/>
              </w:rPr>
            </w:pPr>
            <w:r>
              <w:rPr>
                <w:lang w:val="en-IN"/>
              </w:rPr>
              <w:t>2</w:t>
            </w:r>
          </w:p>
        </w:tc>
      </w:tr>
      <w:tr w:rsidR="000B4032" w:rsidRPr="000B4032" w14:paraId="6E5782DF"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AA0400D" w14:textId="34DFDCFC" w:rsidR="000B4032" w:rsidRPr="001D04BB" w:rsidRDefault="000B4032"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lang w:val="en-IN"/>
              </w:rPr>
              <w:t>Declaration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0C63121" w14:textId="2364BA90" w:rsidR="000B4032" w:rsidRPr="000B4032" w:rsidRDefault="00A659B4" w:rsidP="00E8610F">
            <w:pPr>
              <w:spacing w:line="259" w:lineRule="auto"/>
              <w:jc w:val="center"/>
              <w:rPr>
                <w:lang w:val="en-IN"/>
              </w:rPr>
            </w:pPr>
            <w:r>
              <w:rPr>
                <w:lang w:val="en-IN"/>
              </w:rPr>
              <w:t>3</w:t>
            </w:r>
          </w:p>
        </w:tc>
      </w:tr>
      <w:tr w:rsidR="000B4032" w:rsidRPr="000B4032" w14:paraId="0DAFEC34"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E449495" w14:textId="479E608B" w:rsidR="000B4032" w:rsidRPr="001D04BB" w:rsidRDefault="000B4032"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lang w:val="en-IN"/>
              </w:rPr>
              <w:t>Acknowledgements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804DD71" w14:textId="7D5CABD9" w:rsidR="000B4032" w:rsidRPr="000B4032" w:rsidRDefault="00A659B4" w:rsidP="00E8610F">
            <w:pPr>
              <w:spacing w:line="259" w:lineRule="auto"/>
              <w:jc w:val="center"/>
              <w:rPr>
                <w:lang w:val="en-IN"/>
              </w:rPr>
            </w:pPr>
            <w:r>
              <w:rPr>
                <w:lang w:val="en-IN"/>
              </w:rPr>
              <w:t>4</w:t>
            </w:r>
          </w:p>
        </w:tc>
      </w:tr>
      <w:tr w:rsidR="000B4032" w:rsidRPr="000B4032" w14:paraId="1C921F10"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1054A8D" w14:textId="43A24C74" w:rsidR="000B4032" w:rsidRPr="001D04BB" w:rsidRDefault="000B4032"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lang w:val="en-IN"/>
              </w:rPr>
              <w:t>Project Tracker</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309DDE3" w14:textId="2AB84F30" w:rsidR="000B4032" w:rsidRPr="000B4032" w:rsidRDefault="00A659B4" w:rsidP="00E8610F">
            <w:pPr>
              <w:spacing w:line="259" w:lineRule="auto"/>
              <w:jc w:val="center"/>
              <w:rPr>
                <w:lang w:val="en-IN"/>
              </w:rPr>
            </w:pPr>
            <w:r>
              <w:rPr>
                <w:lang w:val="en-IN"/>
              </w:rPr>
              <w:t>5</w:t>
            </w:r>
          </w:p>
        </w:tc>
      </w:tr>
      <w:tr w:rsidR="000B4032" w:rsidRPr="000B4032" w14:paraId="363C79D2"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CBE7B3C" w14:textId="445BDE33" w:rsidR="000B4032" w:rsidRPr="001D04BB" w:rsidRDefault="000B4032"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lang w:val="en-IN"/>
              </w:rPr>
              <w:t>Abstract</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28A7F25" w14:textId="7416D47F" w:rsidR="000B4032" w:rsidRPr="000B4032" w:rsidRDefault="00A659B4" w:rsidP="00E8610F">
            <w:pPr>
              <w:spacing w:line="259" w:lineRule="auto"/>
              <w:jc w:val="center"/>
              <w:rPr>
                <w:lang w:val="en-IN"/>
              </w:rPr>
            </w:pPr>
            <w:r>
              <w:rPr>
                <w:lang w:val="en-IN"/>
              </w:rPr>
              <w:t>6</w:t>
            </w:r>
          </w:p>
        </w:tc>
      </w:tr>
      <w:tr w:rsidR="000B4032" w:rsidRPr="000B4032" w14:paraId="66A3ADDF"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91A3CCA" w14:textId="0B55924A" w:rsidR="000B4032" w:rsidRPr="001D04BB" w:rsidRDefault="000B4032"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lang w:val="en-IN"/>
              </w:rPr>
              <w:t>Executive Summary</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E9AE083" w14:textId="079CD147" w:rsidR="000B4032" w:rsidRPr="000B4032" w:rsidRDefault="008551E7" w:rsidP="00E8610F">
            <w:pPr>
              <w:spacing w:line="259" w:lineRule="auto"/>
              <w:jc w:val="center"/>
              <w:rPr>
                <w:lang w:val="en-IN"/>
              </w:rPr>
            </w:pPr>
            <w:r>
              <w:rPr>
                <w:lang w:val="en-IN"/>
              </w:rPr>
              <w:t>12</w:t>
            </w:r>
          </w:p>
        </w:tc>
      </w:tr>
      <w:tr w:rsidR="000B4032" w:rsidRPr="000B4032" w14:paraId="0939F978"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0522B44" w14:textId="1C7EC4E0" w:rsidR="000B4032" w:rsidRPr="001D04BB" w:rsidRDefault="000B4032"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lang w:val="en-IN"/>
              </w:rPr>
              <w:t>Background</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B528EB7" w14:textId="6AB44C4F" w:rsidR="000B4032" w:rsidRPr="000B4032" w:rsidRDefault="00BF4AC2" w:rsidP="00E8610F">
            <w:pPr>
              <w:spacing w:line="259" w:lineRule="auto"/>
              <w:jc w:val="center"/>
              <w:rPr>
                <w:lang w:val="en-IN"/>
              </w:rPr>
            </w:pPr>
            <w:r>
              <w:rPr>
                <w:lang w:val="en-IN"/>
              </w:rPr>
              <w:t>13</w:t>
            </w:r>
          </w:p>
        </w:tc>
      </w:tr>
      <w:tr w:rsidR="000B4032" w:rsidRPr="000B4032" w14:paraId="2AFA7814"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0243528" w14:textId="5B774425" w:rsidR="000B4032" w:rsidRPr="00EE25F6" w:rsidRDefault="00BF26C4" w:rsidP="001D04BB">
            <w:pPr>
              <w:spacing w:line="259" w:lineRule="auto"/>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proofErr w:type="gramStart"/>
            <w:r w:rsidR="002A1438" w:rsidRPr="006A48B3">
              <w:rPr>
                <w:rFonts w:ascii="Times New Roman" w:hAnsi="Times New Roman" w:cs="Times New Roman"/>
                <w:b/>
                <w:bCs/>
                <w:sz w:val="28"/>
                <w:szCs w:val="28"/>
                <w:lang w:val="en-IN"/>
              </w:rPr>
              <w:t>7.</w:t>
            </w:r>
            <w:r w:rsidR="006A48B3">
              <w:rPr>
                <w:rFonts w:ascii="Times New Roman" w:hAnsi="Times New Roman" w:cs="Times New Roman"/>
                <w:b/>
                <w:bCs/>
                <w:sz w:val="28"/>
                <w:szCs w:val="28"/>
                <w:lang w:val="en-IN"/>
              </w:rPr>
              <w:t xml:space="preserve">1  </w:t>
            </w:r>
            <w:r w:rsidR="006A48B3">
              <w:rPr>
                <w:rFonts w:ascii="Times New Roman" w:hAnsi="Times New Roman" w:cs="Times New Roman"/>
                <w:sz w:val="28"/>
                <w:szCs w:val="28"/>
                <w:lang w:val="en-IN"/>
              </w:rPr>
              <w:t>Ai</w:t>
            </w:r>
            <w:r w:rsidR="000B4032" w:rsidRPr="00EE25F6">
              <w:rPr>
                <w:rFonts w:ascii="Times New Roman" w:hAnsi="Times New Roman" w:cs="Times New Roman"/>
                <w:sz w:val="28"/>
                <w:szCs w:val="28"/>
                <w:lang w:val="en-IN"/>
              </w:rPr>
              <w:t>m</w:t>
            </w:r>
            <w:proofErr w:type="gramEnd"/>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817FAB9" w14:textId="4E2C05BF" w:rsidR="000B4032" w:rsidRPr="000B4032" w:rsidRDefault="00BF4AC2" w:rsidP="00E8610F">
            <w:pPr>
              <w:spacing w:line="259" w:lineRule="auto"/>
              <w:jc w:val="center"/>
              <w:rPr>
                <w:lang w:val="en-IN"/>
              </w:rPr>
            </w:pPr>
            <w:r>
              <w:rPr>
                <w:lang w:val="en-IN"/>
              </w:rPr>
              <w:t>1</w:t>
            </w:r>
            <w:r w:rsidR="00A84C14">
              <w:rPr>
                <w:lang w:val="en-IN"/>
              </w:rPr>
              <w:t>3</w:t>
            </w:r>
          </w:p>
        </w:tc>
      </w:tr>
      <w:tr w:rsidR="000B4032" w:rsidRPr="000B4032" w14:paraId="6A9E2856"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5DD6E2E" w14:textId="66940826" w:rsidR="000B4032" w:rsidRPr="00EE25F6" w:rsidRDefault="00BF26C4" w:rsidP="001D04BB">
            <w:pPr>
              <w:spacing w:line="259" w:lineRule="auto"/>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proofErr w:type="gramStart"/>
            <w:r w:rsidRPr="00BF26C4">
              <w:rPr>
                <w:rFonts w:ascii="Times New Roman" w:hAnsi="Times New Roman" w:cs="Times New Roman"/>
                <w:b/>
                <w:bCs/>
                <w:sz w:val="28"/>
                <w:szCs w:val="28"/>
                <w:lang w:val="en-IN"/>
              </w:rPr>
              <w:t>7.2</w:t>
            </w:r>
            <w:r w:rsidR="00A6445D">
              <w:rPr>
                <w:rFonts w:ascii="Times New Roman" w:hAnsi="Times New Roman" w:cs="Times New Roman"/>
                <w:b/>
                <w:bCs/>
                <w:sz w:val="28"/>
                <w:szCs w:val="28"/>
                <w:lang w:val="en-IN"/>
              </w:rPr>
              <w:t xml:space="preserve">  </w:t>
            </w:r>
            <w:r w:rsidR="000B4032" w:rsidRPr="00EE25F6">
              <w:rPr>
                <w:rFonts w:ascii="Times New Roman" w:hAnsi="Times New Roman" w:cs="Times New Roman"/>
                <w:sz w:val="28"/>
                <w:szCs w:val="28"/>
                <w:lang w:val="en-IN"/>
              </w:rPr>
              <w:t>Hardwar</w:t>
            </w:r>
            <w:proofErr w:type="gramEnd"/>
            <w:r w:rsidR="000B4032" w:rsidRPr="00EE25F6">
              <w:rPr>
                <w:rFonts w:ascii="Times New Roman" w:hAnsi="Times New Roman" w:cs="Times New Roman"/>
                <w:sz w:val="28"/>
                <w:szCs w:val="28"/>
                <w:lang w:val="en-IN"/>
              </w:rPr>
              <w:t xml:space="preserve"> Architectural </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AD8CF85" w14:textId="49B308D3" w:rsidR="000B4032" w:rsidRPr="000B4032" w:rsidRDefault="00B83115" w:rsidP="00E8610F">
            <w:pPr>
              <w:spacing w:line="259" w:lineRule="auto"/>
              <w:jc w:val="center"/>
              <w:rPr>
                <w:lang w:val="en-IN"/>
              </w:rPr>
            </w:pPr>
            <w:r>
              <w:rPr>
                <w:lang w:val="en-IN"/>
              </w:rPr>
              <w:t>15</w:t>
            </w:r>
          </w:p>
        </w:tc>
      </w:tr>
      <w:tr w:rsidR="000B4032" w:rsidRPr="000B4032" w14:paraId="5AC0216E"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07E515E" w14:textId="48DDD27E" w:rsidR="000B4032" w:rsidRPr="00D37F84" w:rsidRDefault="006A48B3" w:rsidP="001D04BB">
            <w:pPr>
              <w:pStyle w:val="ListParagraph"/>
              <w:numPr>
                <w:ilvl w:val="1"/>
                <w:numId w:val="19"/>
              </w:numPr>
              <w:spacing w:line="259" w:lineRule="auto"/>
              <w:rPr>
                <w:rFonts w:ascii="Times New Roman" w:hAnsi="Times New Roman" w:cs="Times New Roman"/>
                <w:sz w:val="28"/>
                <w:szCs w:val="28"/>
                <w:lang w:val="en-IN"/>
              </w:rPr>
            </w:pPr>
            <w:r w:rsidRPr="00D37F84">
              <w:rPr>
                <w:rFonts w:ascii="Times New Roman" w:hAnsi="Times New Roman" w:cs="Times New Roman"/>
                <w:sz w:val="28"/>
                <w:szCs w:val="28"/>
                <w:lang w:val="en-IN"/>
              </w:rPr>
              <w:t xml:space="preserve"> </w:t>
            </w:r>
            <w:r w:rsidR="000B4032" w:rsidRPr="00D37F84">
              <w:rPr>
                <w:rFonts w:ascii="Times New Roman" w:hAnsi="Times New Roman" w:cs="Times New Roman"/>
                <w:sz w:val="28"/>
                <w:szCs w:val="28"/>
                <w:lang w:val="en-IN"/>
              </w:rPr>
              <w:t>Software Architecture</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9047318" w14:textId="1654362A" w:rsidR="000B4032" w:rsidRPr="000B4032" w:rsidRDefault="000B4032" w:rsidP="00E8610F">
            <w:pPr>
              <w:spacing w:line="259" w:lineRule="auto"/>
              <w:jc w:val="center"/>
              <w:rPr>
                <w:lang w:val="en-IN"/>
              </w:rPr>
            </w:pPr>
            <w:r w:rsidRPr="000B4032">
              <w:rPr>
                <w:lang w:val="en-IN"/>
              </w:rPr>
              <w:t>1</w:t>
            </w:r>
            <w:r w:rsidR="00B83115">
              <w:rPr>
                <w:lang w:val="en-IN"/>
              </w:rPr>
              <w:t>6</w:t>
            </w:r>
          </w:p>
        </w:tc>
      </w:tr>
      <w:tr w:rsidR="000B4032" w:rsidRPr="000B4032" w14:paraId="47C6321A"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7CF5E44" w14:textId="5254F8BF" w:rsidR="000B4032" w:rsidRPr="001D04BB" w:rsidRDefault="000B4032"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lang w:val="en-IN"/>
              </w:rPr>
              <w:t xml:space="preserve"> System</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960205C" w14:textId="4229D9AD" w:rsidR="000B4032" w:rsidRPr="000B4032" w:rsidRDefault="000B4032" w:rsidP="00E8610F">
            <w:pPr>
              <w:spacing w:line="259" w:lineRule="auto"/>
              <w:jc w:val="center"/>
              <w:rPr>
                <w:lang w:val="en-IN"/>
              </w:rPr>
            </w:pPr>
            <w:r w:rsidRPr="000B4032">
              <w:rPr>
                <w:lang w:val="en-IN"/>
              </w:rPr>
              <w:t>1</w:t>
            </w:r>
            <w:r w:rsidR="00B83115">
              <w:rPr>
                <w:lang w:val="en-IN"/>
              </w:rPr>
              <w:t>7</w:t>
            </w:r>
          </w:p>
        </w:tc>
      </w:tr>
      <w:tr w:rsidR="000B4032" w:rsidRPr="000B4032" w14:paraId="428E257A"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97CF0A1" w14:textId="0C7DE867" w:rsidR="000B4032" w:rsidRPr="00EE25F6" w:rsidRDefault="0082717B" w:rsidP="001D04BB">
            <w:pPr>
              <w:spacing w:line="259" w:lineRule="auto"/>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proofErr w:type="gramStart"/>
            <w:r w:rsidR="00D37F84" w:rsidRPr="0082717B">
              <w:rPr>
                <w:rFonts w:ascii="Times New Roman" w:hAnsi="Times New Roman" w:cs="Times New Roman"/>
                <w:b/>
                <w:bCs/>
                <w:sz w:val="28"/>
                <w:szCs w:val="28"/>
                <w:lang w:val="en-IN"/>
              </w:rPr>
              <w:t>8.</w:t>
            </w:r>
            <w:r w:rsidRPr="0082717B">
              <w:rPr>
                <w:rFonts w:ascii="Times New Roman" w:hAnsi="Times New Roman" w:cs="Times New Roman"/>
                <w:b/>
                <w:bCs/>
                <w:sz w:val="28"/>
                <w:szCs w:val="28"/>
                <w:lang w:val="en-IN"/>
              </w:rPr>
              <w:t>1</w:t>
            </w:r>
            <w:r>
              <w:rPr>
                <w:rFonts w:ascii="Times New Roman" w:hAnsi="Times New Roman" w:cs="Times New Roman"/>
                <w:sz w:val="28"/>
                <w:szCs w:val="28"/>
                <w:lang w:val="en-IN"/>
              </w:rPr>
              <w:t xml:space="preserve"> </w:t>
            </w:r>
            <w:r w:rsidR="000B4032" w:rsidRPr="00EE25F6">
              <w:rPr>
                <w:rFonts w:ascii="Times New Roman" w:hAnsi="Times New Roman" w:cs="Times New Roman"/>
                <w:sz w:val="28"/>
                <w:szCs w:val="28"/>
                <w:lang w:val="en-IN"/>
              </w:rPr>
              <w:t xml:space="preserve"> </w:t>
            </w:r>
            <w:r w:rsidR="000B4032" w:rsidRPr="00EE25F6">
              <w:rPr>
                <w:rFonts w:ascii="Times New Roman" w:hAnsi="Times New Roman" w:cs="Times New Roman"/>
                <w:sz w:val="28"/>
                <w:szCs w:val="28"/>
              </w:rPr>
              <w:t>Requirements</w:t>
            </w:r>
            <w:proofErr w:type="gramEnd"/>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9281A84" w14:textId="758CA4D1" w:rsidR="000B4032" w:rsidRPr="000B4032" w:rsidRDefault="000B4032" w:rsidP="00E8610F">
            <w:pPr>
              <w:spacing w:line="259" w:lineRule="auto"/>
              <w:jc w:val="center"/>
              <w:rPr>
                <w:lang w:val="en-IN"/>
              </w:rPr>
            </w:pPr>
            <w:r w:rsidRPr="000B4032">
              <w:rPr>
                <w:lang w:val="en-IN"/>
              </w:rPr>
              <w:t>1</w:t>
            </w:r>
            <w:r w:rsidR="00B83115">
              <w:rPr>
                <w:lang w:val="en-IN"/>
              </w:rPr>
              <w:t>7</w:t>
            </w:r>
          </w:p>
        </w:tc>
      </w:tr>
      <w:tr w:rsidR="000B4032" w:rsidRPr="000B4032" w14:paraId="0115266C"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24085E5" w14:textId="5650FE34" w:rsidR="000B4032" w:rsidRPr="00EE25F6" w:rsidRDefault="008B0B46" w:rsidP="001D04BB">
            <w:pPr>
              <w:spacing w:line="259" w:lineRule="auto"/>
              <w:rPr>
                <w:rFonts w:ascii="Times New Roman" w:hAnsi="Times New Roman" w:cs="Times New Roman"/>
                <w:sz w:val="28"/>
                <w:szCs w:val="28"/>
                <w:lang w:val="en-IN"/>
              </w:rPr>
            </w:pPr>
            <w:r>
              <w:rPr>
                <w:rFonts w:ascii="Times New Roman" w:hAnsi="Times New Roman" w:cs="Times New Roman"/>
                <w:b/>
                <w:bCs/>
                <w:sz w:val="28"/>
                <w:szCs w:val="28"/>
              </w:rPr>
              <w:t xml:space="preserve">          </w:t>
            </w:r>
            <w:proofErr w:type="gramStart"/>
            <w:r w:rsidR="0082717B" w:rsidRPr="008B0B46">
              <w:rPr>
                <w:rFonts w:ascii="Times New Roman" w:hAnsi="Times New Roman" w:cs="Times New Roman"/>
                <w:b/>
                <w:bCs/>
                <w:sz w:val="28"/>
                <w:szCs w:val="28"/>
              </w:rPr>
              <w:t>8</w:t>
            </w:r>
            <w:r w:rsidR="000B4032" w:rsidRPr="008B0B46">
              <w:rPr>
                <w:rFonts w:ascii="Times New Roman" w:hAnsi="Times New Roman" w:cs="Times New Roman"/>
                <w:b/>
                <w:bCs/>
                <w:sz w:val="28"/>
                <w:szCs w:val="28"/>
              </w:rPr>
              <w:t>.1.1</w:t>
            </w:r>
            <w:r>
              <w:rPr>
                <w:rFonts w:ascii="Times New Roman" w:hAnsi="Times New Roman" w:cs="Times New Roman"/>
                <w:b/>
                <w:bCs/>
                <w:sz w:val="28"/>
                <w:szCs w:val="28"/>
              </w:rPr>
              <w:t xml:space="preserve"> </w:t>
            </w:r>
            <w:r w:rsidR="0082717B">
              <w:rPr>
                <w:rFonts w:ascii="Times New Roman" w:hAnsi="Times New Roman" w:cs="Times New Roman"/>
                <w:sz w:val="28"/>
                <w:szCs w:val="28"/>
              </w:rPr>
              <w:t xml:space="preserve"> </w:t>
            </w:r>
            <w:r w:rsidR="000B4032" w:rsidRPr="00EE25F6">
              <w:rPr>
                <w:rFonts w:ascii="Times New Roman" w:hAnsi="Times New Roman" w:cs="Times New Roman"/>
                <w:sz w:val="28"/>
                <w:szCs w:val="28"/>
              </w:rPr>
              <w:t>Functional</w:t>
            </w:r>
            <w:proofErr w:type="gramEnd"/>
            <w:r w:rsidR="000B4032" w:rsidRPr="00EE25F6">
              <w:rPr>
                <w:rFonts w:ascii="Times New Roman" w:hAnsi="Times New Roman" w:cs="Times New Roman"/>
                <w:sz w:val="28"/>
                <w:szCs w:val="28"/>
              </w:rPr>
              <w:t xml:space="preserve"> requirements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05D9475" w14:textId="0B3A0D57" w:rsidR="000B4032" w:rsidRPr="000B4032" w:rsidRDefault="000B4032" w:rsidP="00E8610F">
            <w:pPr>
              <w:spacing w:line="259" w:lineRule="auto"/>
              <w:jc w:val="center"/>
              <w:rPr>
                <w:lang w:val="en-IN"/>
              </w:rPr>
            </w:pPr>
            <w:r w:rsidRPr="000B4032">
              <w:rPr>
                <w:lang w:val="en-IN"/>
              </w:rPr>
              <w:t>1</w:t>
            </w:r>
            <w:r w:rsidR="00B83115">
              <w:rPr>
                <w:lang w:val="en-IN"/>
              </w:rPr>
              <w:t>7</w:t>
            </w:r>
          </w:p>
        </w:tc>
      </w:tr>
      <w:tr w:rsidR="000B4032" w:rsidRPr="000B4032" w14:paraId="1F601707"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36FAF83" w14:textId="4FAA2055" w:rsidR="000B4032" w:rsidRPr="00EE25F6" w:rsidRDefault="00372A0D" w:rsidP="001D04BB">
            <w:pPr>
              <w:spacing w:line="259" w:lineRule="auto"/>
              <w:rPr>
                <w:rFonts w:ascii="Times New Roman" w:hAnsi="Times New Roman" w:cs="Times New Roman"/>
                <w:sz w:val="28"/>
                <w:szCs w:val="28"/>
                <w:lang w:val="en-IN"/>
              </w:rPr>
            </w:pPr>
            <w:r>
              <w:rPr>
                <w:rFonts w:ascii="Times New Roman" w:hAnsi="Times New Roman" w:cs="Times New Roman"/>
                <w:b/>
                <w:bCs/>
                <w:sz w:val="28"/>
                <w:szCs w:val="28"/>
              </w:rPr>
              <w:lastRenderedPageBreak/>
              <w:t xml:space="preserve">         </w:t>
            </w:r>
            <w:proofErr w:type="gramStart"/>
            <w:r w:rsidR="008B0B46" w:rsidRPr="00372A0D">
              <w:rPr>
                <w:rFonts w:ascii="Times New Roman" w:hAnsi="Times New Roman" w:cs="Times New Roman"/>
                <w:b/>
                <w:bCs/>
                <w:sz w:val="28"/>
                <w:szCs w:val="28"/>
              </w:rPr>
              <w:t>8.1.2</w:t>
            </w:r>
            <w:r>
              <w:rPr>
                <w:rFonts w:ascii="Times New Roman" w:hAnsi="Times New Roman" w:cs="Times New Roman"/>
                <w:b/>
                <w:bCs/>
                <w:sz w:val="28"/>
                <w:szCs w:val="28"/>
              </w:rPr>
              <w:t xml:space="preserve">  </w:t>
            </w:r>
            <w:r w:rsidR="000B4032" w:rsidRPr="00EE25F6">
              <w:rPr>
                <w:rFonts w:ascii="Times New Roman" w:hAnsi="Times New Roman" w:cs="Times New Roman"/>
                <w:sz w:val="28"/>
                <w:szCs w:val="28"/>
              </w:rPr>
              <w:t>User</w:t>
            </w:r>
            <w:proofErr w:type="gramEnd"/>
            <w:r w:rsidR="000B4032" w:rsidRPr="00EE25F6">
              <w:rPr>
                <w:rFonts w:ascii="Times New Roman" w:hAnsi="Times New Roman" w:cs="Times New Roman"/>
                <w:sz w:val="28"/>
                <w:szCs w:val="28"/>
              </w:rPr>
              <w:t xml:space="preserve"> requirements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EAD09DD" w14:textId="279E9308" w:rsidR="000B4032" w:rsidRPr="000B4032" w:rsidRDefault="000B4032" w:rsidP="00E8610F">
            <w:pPr>
              <w:spacing w:line="259" w:lineRule="auto"/>
              <w:jc w:val="center"/>
              <w:rPr>
                <w:lang w:val="en-IN"/>
              </w:rPr>
            </w:pPr>
            <w:r w:rsidRPr="000B4032">
              <w:rPr>
                <w:lang w:val="en-IN"/>
              </w:rPr>
              <w:t>1</w:t>
            </w:r>
            <w:r w:rsidR="00B83115">
              <w:rPr>
                <w:lang w:val="en-IN"/>
              </w:rPr>
              <w:t>8</w:t>
            </w:r>
          </w:p>
        </w:tc>
      </w:tr>
      <w:tr w:rsidR="000B4032" w:rsidRPr="000B4032" w14:paraId="371A1E28"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460180F" w14:textId="323BD768" w:rsidR="000B4032" w:rsidRPr="00C26FC8" w:rsidRDefault="00B77A12" w:rsidP="001D04BB">
            <w:pPr>
              <w:pStyle w:val="ListParagraph"/>
              <w:numPr>
                <w:ilvl w:val="2"/>
                <w:numId w:val="21"/>
              </w:numPr>
              <w:spacing w:line="259" w:lineRule="auto"/>
              <w:rPr>
                <w:rFonts w:ascii="Times New Roman" w:hAnsi="Times New Roman" w:cs="Times New Roman"/>
                <w:sz w:val="28"/>
                <w:szCs w:val="28"/>
                <w:lang w:val="en-IN"/>
              </w:rPr>
            </w:pPr>
            <w:r w:rsidRPr="00C26FC8">
              <w:rPr>
                <w:rFonts w:ascii="Times New Roman" w:hAnsi="Times New Roman" w:cs="Times New Roman"/>
                <w:sz w:val="28"/>
                <w:szCs w:val="28"/>
              </w:rPr>
              <w:t xml:space="preserve"> </w:t>
            </w:r>
            <w:r w:rsidR="000B4032" w:rsidRPr="00C26FC8">
              <w:rPr>
                <w:rFonts w:ascii="Times New Roman" w:hAnsi="Times New Roman" w:cs="Times New Roman"/>
                <w:sz w:val="28"/>
                <w:szCs w:val="28"/>
              </w:rPr>
              <w:t>Environmental requirements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587D599" w14:textId="5D53F7BE" w:rsidR="000B4032" w:rsidRPr="000B4032" w:rsidRDefault="000B4032" w:rsidP="00E8610F">
            <w:pPr>
              <w:spacing w:line="259" w:lineRule="auto"/>
              <w:jc w:val="center"/>
              <w:rPr>
                <w:lang w:val="en-IN"/>
              </w:rPr>
            </w:pPr>
            <w:r w:rsidRPr="000B4032">
              <w:rPr>
                <w:lang w:val="en-IN"/>
              </w:rPr>
              <w:t>1</w:t>
            </w:r>
            <w:r w:rsidR="00B83115">
              <w:rPr>
                <w:lang w:val="en-IN"/>
              </w:rPr>
              <w:t>8</w:t>
            </w:r>
          </w:p>
        </w:tc>
      </w:tr>
      <w:tr w:rsidR="000B4032" w:rsidRPr="000B4032" w14:paraId="767179EE"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003BAA1" w14:textId="0E115297" w:rsidR="000B4032" w:rsidRPr="001D04BB" w:rsidRDefault="000B4032"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rPr>
              <w:t>Design and Architecture</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A1B5AA7" w14:textId="77777777" w:rsidR="000B4032" w:rsidRPr="000B4032" w:rsidRDefault="000B4032" w:rsidP="00E8610F">
            <w:pPr>
              <w:spacing w:line="259" w:lineRule="auto"/>
              <w:jc w:val="center"/>
              <w:rPr>
                <w:lang w:val="en-IN"/>
              </w:rPr>
            </w:pPr>
            <w:r w:rsidRPr="000B4032">
              <w:rPr>
                <w:lang w:val="en-IN"/>
              </w:rPr>
              <w:t>19</w:t>
            </w:r>
          </w:p>
        </w:tc>
      </w:tr>
      <w:tr w:rsidR="000B4032" w:rsidRPr="000B4032" w14:paraId="79FD8656"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A5F8F23" w14:textId="77CB6FD7" w:rsidR="000B4032" w:rsidRPr="001D04BB" w:rsidRDefault="00C26FC8"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Implementation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F033B0F" w14:textId="77777777" w:rsidR="000B4032" w:rsidRPr="000B4032" w:rsidRDefault="000B4032" w:rsidP="00E8610F">
            <w:pPr>
              <w:spacing w:line="259" w:lineRule="auto"/>
              <w:jc w:val="center"/>
              <w:rPr>
                <w:lang w:val="en-IN"/>
              </w:rPr>
            </w:pPr>
            <w:r w:rsidRPr="000B4032">
              <w:rPr>
                <w:lang w:val="en-IN"/>
              </w:rPr>
              <w:t>20</w:t>
            </w:r>
          </w:p>
        </w:tc>
      </w:tr>
      <w:tr w:rsidR="000B4032" w:rsidRPr="000B4032" w14:paraId="41D88FC6"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E1793EC" w14:textId="4EBB1320" w:rsidR="000B4032" w:rsidRPr="001D04BB" w:rsidRDefault="00680D48" w:rsidP="001D04BB">
            <w:pPr>
              <w:pStyle w:val="ListParagraph"/>
              <w:numPr>
                <w:ilvl w:val="0"/>
                <w:numId w:val="19"/>
              </w:numPr>
              <w:spacing w:line="259" w:lineRule="auto"/>
              <w:rPr>
                <w:rFonts w:ascii="Times New Roman" w:hAnsi="Times New Roman" w:cs="Times New Roman"/>
                <w:b/>
                <w:bCs/>
                <w:sz w:val="28"/>
                <w:szCs w:val="28"/>
                <w:lang w:val="en-IN"/>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Testing</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9926FD2" w14:textId="7B5905AE" w:rsidR="000B4032" w:rsidRPr="000B4032" w:rsidRDefault="000B4032" w:rsidP="00E8610F">
            <w:pPr>
              <w:spacing w:line="259" w:lineRule="auto"/>
              <w:jc w:val="center"/>
              <w:rPr>
                <w:lang w:val="en-IN"/>
              </w:rPr>
            </w:pPr>
            <w:r w:rsidRPr="000B4032">
              <w:rPr>
                <w:lang w:val="en-IN"/>
              </w:rPr>
              <w:t>2</w:t>
            </w:r>
            <w:r w:rsidR="000E2579">
              <w:rPr>
                <w:lang w:val="en-IN"/>
              </w:rPr>
              <w:t>2</w:t>
            </w:r>
          </w:p>
        </w:tc>
      </w:tr>
      <w:tr w:rsidR="000B4032" w:rsidRPr="000B4032" w14:paraId="5AA7F374"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C107985" w14:textId="5EC3EC96" w:rsidR="000B4032" w:rsidRPr="001D04BB" w:rsidRDefault="005D7C43" w:rsidP="001D04BB">
            <w:pPr>
              <w:pStyle w:val="ListParagraph"/>
              <w:numPr>
                <w:ilvl w:val="0"/>
                <w:numId w:val="19"/>
              </w:numPr>
              <w:spacing w:line="259" w:lineRule="auto"/>
              <w:rPr>
                <w:rFonts w:ascii="Times New Roman" w:hAnsi="Times New Roman" w:cs="Times New Roman"/>
                <w:b/>
                <w:bCs/>
                <w:sz w:val="28"/>
                <w:szCs w:val="28"/>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Graphical User Interface (GUI)</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F12ADF3" w14:textId="1D625268" w:rsidR="000B4032" w:rsidRPr="000B4032" w:rsidRDefault="003A14EB" w:rsidP="00E8610F">
            <w:pPr>
              <w:spacing w:line="259" w:lineRule="auto"/>
              <w:jc w:val="center"/>
              <w:rPr>
                <w:lang w:val="en-IN"/>
              </w:rPr>
            </w:pPr>
            <w:r>
              <w:rPr>
                <w:lang w:val="en-IN"/>
              </w:rPr>
              <w:t>24</w:t>
            </w:r>
          </w:p>
        </w:tc>
      </w:tr>
      <w:tr w:rsidR="000B4032" w:rsidRPr="000B4032" w14:paraId="401DECDE"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08B0B35E" w14:textId="1111F994" w:rsidR="000B4032" w:rsidRPr="001D04BB" w:rsidRDefault="005D7C43" w:rsidP="001D04BB">
            <w:pPr>
              <w:pStyle w:val="ListParagraph"/>
              <w:numPr>
                <w:ilvl w:val="0"/>
                <w:numId w:val="19"/>
              </w:numPr>
              <w:spacing w:line="259" w:lineRule="auto"/>
              <w:rPr>
                <w:rFonts w:ascii="Times New Roman" w:hAnsi="Times New Roman" w:cs="Times New Roman"/>
                <w:b/>
                <w:bCs/>
                <w:sz w:val="28"/>
                <w:szCs w:val="28"/>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 xml:space="preserve"> Layout</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7DDDC6BB" w14:textId="33FDBE41" w:rsidR="000B4032" w:rsidRPr="000B4032" w:rsidRDefault="00E8610F" w:rsidP="00E8610F">
            <w:pPr>
              <w:spacing w:line="259" w:lineRule="auto"/>
              <w:jc w:val="center"/>
              <w:rPr>
                <w:lang w:val="en-IN"/>
              </w:rPr>
            </w:pPr>
            <w:r>
              <w:rPr>
                <w:lang w:val="en-IN"/>
              </w:rPr>
              <w:t>24</w:t>
            </w:r>
          </w:p>
        </w:tc>
      </w:tr>
      <w:tr w:rsidR="000B4032" w:rsidRPr="000B4032" w14:paraId="239264AE"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7D60C2E6" w14:textId="644FE59B" w:rsidR="000B4032" w:rsidRPr="001D04BB" w:rsidRDefault="005D7C43" w:rsidP="00C26FC8">
            <w:pPr>
              <w:pStyle w:val="ListParagraph"/>
              <w:numPr>
                <w:ilvl w:val="0"/>
                <w:numId w:val="19"/>
              </w:numPr>
              <w:spacing w:line="259" w:lineRule="auto"/>
              <w:rPr>
                <w:rFonts w:ascii="Times New Roman" w:hAnsi="Times New Roman" w:cs="Times New Roman"/>
                <w:b/>
                <w:bCs/>
                <w:sz w:val="28"/>
                <w:szCs w:val="28"/>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 xml:space="preserve"> Customer testing</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0421E672" w14:textId="01BE10D0" w:rsidR="000B4032" w:rsidRPr="000B4032" w:rsidRDefault="003A14EB" w:rsidP="00E8610F">
            <w:pPr>
              <w:spacing w:line="259" w:lineRule="auto"/>
              <w:jc w:val="center"/>
              <w:rPr>
                <w:lang w:val="en-IN"/>
              </w:rPr>
            </w:pPr>
            <w:r>
              <w:rPr>
                <w:lang w:val="en-IN"/>
              </w:rPr>
              <w:t>24</w:t>
            </w:r>
          </w:p>
        </w:tc>
      </w:tr>
      <w:tr w:rsidR="000B4032" w:rsidRPr="000B4032" w14:paraId="0D409DE2"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6C9498D7" w14:textId="65E1A23A" w:rsidR="000B4032" w:rsidRPr="001D04BB" w:rsidRDefault="005D7C43" w:rsidP="00C26FC8">
            <w:pPr>
              <w:pStyle w:val="ListParagraph"/>
              <w:numPr>
                <w:ilvl w:val="0"/>
                <w:numId w:val="19"/>
              </w:numPr>
              <w:spacing w:line="259" w:lineRule="auto"/>
              <w:rPr>
                <w:rFonts w:ascii="Times New Roman" w:hAnsi="Times New Roman" w:cs="Times New Roman"/>
                <w:b/>
                <w:bCs/>
                <w:sz w:val="28"/>
                <w:szCs w:val="28"/>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Evaluation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1BB86D2A" w14:textId="1F2CD914" w:rsidR="000B4032" w:rsidRPr="000B4032" w:rsidRDefault="00D560E9" w:rsidP="00E8610F">
            <w:pPr>
              <w:spacing w:line="259" w:lineRule="auto"/>
              <w:jc w:val="center"/>
              <w:rPr>
                <w:lang w:val="en-IN"/>
              </w:rPr>
            </w:pPr>
            <w:r>
              <w:rPr>
                <w:lang w:val="en-IN"/>
              </w:rPr>
              <w:t>25</w:t>
            </w:r>
          </w:p>
        </w:tc>
      </w:tr>
      <w:tr w:rsidR="000B4032" w:rsidRPr="000B4032" w14:paraId="5AB5E3C4"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46A6FB16" w14:textId="3C2039FA" w:rsidR="000B4032" w:rsidRPr="001D04BB" w:rsidRDefault="005D7C43" w:rsidP="00C26FC8">
            <w:pPr>
              <w:pStyle w:val="ListParagraph"/>
              <w:numPr>
                <w:ilvl w:val="0"/>
                <w:numId w:val="19"/>
              </w:numPr>
              <w:spacing w:line="259" w:lineRule="auto"/>
              <w:rPr>
                <w:rFonts w:ascii="Times New Roman" w:hAnsi="Times New Roman" w:cs="Times New Roman"/>
                <w:b/>
                <w:bCs/>
                <w:sz w:val="28"/>
                <w:szCs w:val="28"/>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 xml:space="preserve"> Snapshots of the Project</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0EFB5343" w14:textId="1765D6C0" w:rsidR="000B4032" w:rsidRPr="000B4032" w:rsidRDefault="00826FE2" w:rsidP="00E8610F">
            <w:pPr>
              <w:spacing w:line="259" w:lineRule="auto"/>
              <w:jc w:val="center"/>
              <w:rPr>
                <w:lang w:val="en-IN"/>
              </w:rPr>
            </w:pPr>
            <w:r>
              <w:rPr>
                <w:lang w:val="en-IN"/>
              </w:rPr>
              <w:t>27</w:t>
            </w:r>
          </w:p>
        </w:tc>
      </w:tr>
      <w:tr w:rsidR="000B4032" w:rsidRPr="000B4032" w14:paraId="018129F2"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161B602C" w14:textId="61FE89E9" w:rsidR="000B4032" w:rsidRPr="001D04BB" w:rsidRDefault="00CA2082" w:rsidP="00C26FC8">
            <w:pPr>
              <w:pStyle w:val="ListParagraph"/>
              <w:numPr>
                <w:ilvl w:val="0"/>
                <w:numId w:val="19"/>
              </w:numPr>
              <w:spacing w:line="259" w:lineRule="auto"/>
              <w:rPr>
                <w:rFonts w:ascii="Times New Roman" w:hAnsi="Times New Roman" w:cs="Times New Roman"/>
                <w:b/>
                <w:bCs/>
                <w:sz w:val="28"/>
                <w:szCs w:val="28"/>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Conclusions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334537F9" w14:textId="734F0DDD" w:rsidR="000B4032" w:rsidRPr="000B4032" w:rsidRDefault="001D5F27" w:rsidP="00E8610F">
            <w:pPr>
              <w:spacing w:line="259" w:lineRule="auto"/>
              <w:jc w:val="center"/>
              <w:rPr>
                <w:lang w:val="en-IN"/>
              </w:rPr>
            </w:pPr>
            <w:r>
              <w:rPr>
                <w:lang w:val="en-IN"/>
              </w:rPr>
              <w:t>32</w:t>
            </w:r>
          </w:p>
        </w:tc>
      </w:tr>
      <w:tr w:rsidR="000B4032" w:rsidRPr="000B4032" w14:paraId="7357589A"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3312798A" w14:textId="068CA599" w:rsidR="000B4032" w:rsidRPr="001D04BB" w:rsidRDefault="00CA2082" w:rsidP="00C26FC8">
            <w:pPr>
              <w:pStyle w:val="ListParagraph"/>
              <w:numPr>
                <w:ilvl w:val="0"/>
                <w:numId w:val="19"/>
              </w:numPr>
              <w:spacing w:line="259" w:lineRule="auto"/>
              <w:rPr>
                <w:rFonts w:ascii="Times New Roman" w:hAnsi="Times New Roman" w:cs="Times New Roman"/>
                <w:b/>
                <w:bCs/>
                <w:sz w:val="28"/>
                <w:szCs w:val="28"/>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 xml:space="preserve"> Further development or research</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66CD76E7" w14:textId="11EAFC62" w:rsidR="000B4032" w:rsidRPr="000B4032" w:rsidRDefault="00826FE2" w:rsidP="00E8610F">
            <w:pPr>
              <w:spacing w:line="259" w:lineRule="auto"/>
              <w:jc w:val="center"/>
              <w:rPr>
                <w:lang w:val="en-IN"/>
              </w:rPr>
            </w:pPr>
            <w:r>
              <w:rPr>
                <w:lang w:val="en-IN"/>
              </w:rPr>
              <w:t>33</w:t>
            </w:r>
          </w:p>
        </w:tc>
      </w:tr>
      <w:tr w:rsidR="000B4032" w:rsidRPr="000B4032" w14:paraId="037617D2"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1B4E80BF" w14:textId="41CA5D49" w:rsidR="000B4032" w:rsidRPr="001D04BB" w:rsidRDefault="00CA2082" w:rsidP="00C26FC8">
            <w:pPr>
              <w:pStyle w:val="ListParagraph"/>
              <w:numPr>
                <w:ilvl w:val="0"/>
                <w:numId w:val="19"/>
              </w:numPr>
              <w:spacing w:line="259" w:lineRule="auto"/>
              <w:rPr>
                <w:rFonts w:ascii="Times New Roman" w:hAnsi="Times New Roman" w:cs="Times New Roman"/>
                <w:b/>
                <w:bCs/>
                <w:sz w:val="28"/>
                <w:szCs w:val="28"/>
              </w:rPr>
            </w:pPr>
            <w:r w:rsidRPr="001D04BB">
              <w:rPr>
                <w:rFonts w:ascii="Times New Roman" w:hAnsi="Times New Roman" w:cs="Times New Roman"/>
                <w:b/>
                <w:bCs/>
                <w:sz w:val="28"/>
                <w:szCs w:val="28"/>
              </w:rPr>
              <w:t xml:space="preserve">  </w:t>
            </w:r>
            <w:r w:rsidR="000B4032" w:rsidRPr="001D04BB">
              <w:rPr>
                <w:rFonts w:ascii="Times New Roman" w:hAnsi="Times New Roman" w:cs="Times New Roman"/>
                <w:b/>
                <w:bCs/>
                <w:sz w:val="28"/>
                <w:szCs w:val="28"/>
              </w:rPr>
              <w:t xml:space="preserve"> References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2DADE6A5" w14:textId="69D6C0FC" w:rsidR="000B4032" w:rsidRPr="000B4032" w:rsidRDefault="001D5F27" w:rsidP="00E8610F">
            <w:pPr>
              <w:spacing w:line="259" w:lineRule="auto"/>
              <w:jc w:val="center"/>
              <w:rPr>
                <w:lang w:val="en-IN"/>
              </w:rPr>
            </w:pPr>
            <w:r>
              <w:rPr>
                <w:lang w:val="en-IN"/>
              </w:rPr>
              <w:t>34</w:t>
            </w:r>
          </w:p>
        </w:tc>
      </w:tr>
      <w:tr w:rsidR="000B4032" w:rsidRPr="000B4032" w14:paraId="5B253E47"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424019F6" w14:textId="4B6D5831" w:rsidR="000B4032" w:rsidRPr="00CA2082" w:rsidRDefault="00CA2082" w:rsidP="00C26FC8">
            <w:pPr>
              <w:pStyle w:val="ListParagraph"/>
              <w:numPr>
                <w:ilvl w:val="0"/>
                <w:numId w:val="19"/>
              </w:numPr>
              <w:spacing w:line="259"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032" w:rsidRPr="00CA2082">
              <w:rPr>
                <w:rFonts w:ascii="Times New Roman" w:hAnsi="Times New Roman" w:cs="Times New Roman"/>
                <w:sz w:val="28"/>
                <w:szCs w:val="28"/>
              </w:rPr>
              <w:t xml:space="preserve"> Appendix</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3030CC95" w14:textId="69BB5C00" w:rsidR="000B4032" w:rsidRPr="000B4032" w:rsidRDefault="001D5F27" w:rsidP="00E8610F">
            <w:pPr>
              <w:spacing w:line="259" w:lineRule="auto"/>
              <w:jc w:val="center"/>
              <w:rPr>
                <w:lang w:val="en-IN"/>
              </w:rPr>
            </w:pPr>
            <w:r>
              <w:rPr>
                <w:lang w:val="en-IN"/>
              </w:rPr>
              <w:t>34</w:t>
            </w:r>
          </w:p>
        </w:tc>
      </w:tr>
      <w:tr w:rsidR="000B4032" w:rsidRPr="000B4032" w14:paraId="30310C86"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833A179"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b/>
                <w:bCs/>
                <w:sz w:val="28"/>
                <w:szCs w:val="28"/>
                <w:lang w:val="en-IN"/>
              </w:rPr>
              <w:t>PART II: LOW-LEVEL DESIGN (LLD)</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FC69438" w14:textId="7CBF4778" w:rsidR="000B4032" w:rsidRPr="000B4032" w:rsidRDefault="00F226C7" w:rsidP="00C515E8">
            <w:pPr>
              <w:spacing w:line="259" w:lineRule="auto"/>
              <w:jc w:val="center"/>
              <w:rPr>
                <w:lang w:val="en-IN"/>
              </w:rPr>
            </w:pPr>
            <w:r>
              <w:rPr>
                <w:lang w:val="en-IN"/>
              </w:rPr>
              <w:t>37</w:t>
            </w:r>
          </w:p>
        </w:tc>
      </w:tr>
      <w:tr w:rsidR="000B4032" w:rsidRPr="000B4032" w14:paraId="46FDA464"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4BA44F9" w14:textId="052B0910" w:rsidR="000B4032" w:rsidRPr="000A79D6" w:rsidRDefault="000A79D6" w:rsidP="000B4032">
            <w:pPr>
              <w:spacing w:line="259"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0B4032" w:rsidRPr="000A79D6">
              <w:rPr>
                <w:rFonts w:ascii="Times New Roman" w:hAnsi="Times New Roman" w:cs="Times New Roman"/>
                <w:sz w:val="28"/>
                <w:szCs w:val="28"/>
                <w:lang w:val="en-IN"/>
              </w:rPr>
              <w:t>1. Introduction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8F4EB8F" w14:textId="6EF52F19" w:rsidR="000B4032" w:rsidRPr="000B4032" w:rsidRDefault="0056491F" w:rsidP="00C515E8">
            <w:pPr>
              <w:spacing w:line="259" w:lineRule="auto"/>
              <w:jc w:val="center"/>
              <w:rPr>
                <w:lang w:val="en-IN"/>
              </w:rPr>
            </w:pPr>
            <w:r>
              <w:rPr>
                <w:lang w:val="en-IN"/>
              </w:rPr>
              <w:t>39</w:t>
            </w:r>
          </w:p>
        </w:tc>
      </w:tr>
      <w:tr w:rsidR="000B4032" w:rsidRPr="000B4032" w14:paraId="6A63470E"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B986932" w14:textId="5F076B8D" w:rsidR="000B4032" w:rsidRPr="000A79D6" w:rsidRDefault="000A79D6" w:rsidP="000B4032">
            <w:pPr>
              <w:spacing w:line="259"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0B4032" w:rsidRPr="000A79D6">
              <w:rPr>
                <w:rFonts w:ascii="Times New Roman" w:hAnsi="Times New Roman" w:cs="Times New Roman"/>
                <w:sz w:val="28"/>
                <w:szCs w:val="28"/>
                <w:lang w:val="en-IN"/>
              </w:rPr>
              <w:t>2. Project Goal</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10866F9" w14:textId="69C661A2" w:rsidR="000B4032" w:rsidRPr="000B4032" w:rsidRDefault="0056491F" w:rsidP="00C515E8">
            <w:pPr>
              <w:spacing w:line="259" w:lineRule="auto"/>
              <w:jc w:val="center"/>
              <w:rPr>
                <w:lang w:val="en-IN"/>
              </w:rPr>
            </w:pPr>
            <w:r>
              <w:rPr>
                <w:lang w:val="en-IN"/>
              </w:rPr>
              <w:t>39</w:t>
            </w:r>
          </w:p>
        </w:tc>
      </w:tr>
      <w:tr w:rsidR="000B4032" w:rsidRPr="000B4032" w14:paraId="6E766D2D"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DA9D3CD" w14:textId="3AB5D7AA" w:rsidR="000B4032" w:rsidRPr="000A79D6" w:rsidRDefault="000A79D6" w:rsidP="000B4032">
            <w:pPr>
              <w:spacing w:line="259"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0B4032" w:rsidRPr="000A79D6">
              <w:rPr>
                <w:rFonts w:ascii="Times New Roman" w:hAnsi="Times New Roman" w:cs="Times New Roman"/>
                <w:sz w:val="28"/>
                <w:szCs w:val="28"/>
                <w:lang w:val="en-IN"/>
              </w:rPr>
              <w:t>3. Model Development</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72F5901" w14:textId="79111392" w:rsidR="000B4032" w:rsidRPr="000B4032" w:rsidRDefault="0056491F" w:rsidP="00C515E8">
            <w:pPr>
              <w:spacing w:line="259" w:lineRule="auto"/>
              <w:jc w:val="center"/>
              <w:rPr>
                <w:lang w:val="en-IN"/>
              </w:rPr>
            </w:pPr>
            <w:r>
              <w:rPr>
                <w:lang w:val="en-IN"/>
              </w:rPr>
              <w:t>39</w:t>
            </w:r>
          </w:p>
        </w:tc>
      </w:tr>
      <w:tr w:rsidR="000B4032" w:rsidRPr="000B4032" w14:paraId="28971044"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0475441"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3.1 Cost Prediction Model (Linear Regression)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B7813A9" w14:textId="4B42F05B" w:rsidR="000B4032" w:rsidRPr="000B4032" w:rsidRDefault="00C515E8" w:rsidP="00C515E8">
            <w:pPr>
              <w:spacing w:line="259" w:lineRule="auto"/>
              <w:jc w:val="center"/>
              <w:rPr>
                <w:lang w:val="en-IN"/>
              </w:rPr>
            </w:pPr>
            <w:r>
              <w:rPr>
                <w:lang w:val="en-IN"/>
              </w:rPr>
              <w:t>39</w:t>
            </w:r>
          </w:p>
        </w:tc>
      </w:tr>
      <w:tr w:rsidR="000B4032" w:rsidRPr="000B4032" w14:paraId="7796E606"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657BA53"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3.2 Anomaly Detection Model (Isolation Forest)</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E93CFC8" w14:textId="489CC5B7" w:rsidR="000B4032" w:rsidRPr="000B4032" w:rsidRDefault="00C515E8" w:rsidP="00C515E8">
            <w:pPr>
              <w:spacing w:line="259" w:lineRule="auto"/>
              <w:jc w:val="center"/>
              <w:rPr>
                <w:lang w:val="en-IN"/>
              </w:rPr>
            </w:pPr>
            <w:r>
              <w:rPr>
                <w:lang w:val="en-IN"/>
              </w:rPr>
              <w:t>39</w:t>
            </w:r>
          </w:p>
        </w:tc>
      </w:tr>
      <w:tr w:rsidR="000B4032" w:rsidRPr="000B4032" w14:paraId="3AEAB9BC"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303611F" w14:textId="6D1F6D9F" w:rsidR="000B4032" w:rsidRPr="000A79D6" w:rsidRDefault="000A79D6" w:rsidP="000B4032">
            <w:pPr>
              <w:spacing w:line="259"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0B4032" w:rsidRPr="000A79D6">
              <w:rPr>
                <w:rFonts w:ascii="Times New Roman" w:hAnsi="Times New Roman" w:cs="Times New Roman"/>
                <w:sz w:val="28"/>
                <w:szCs w:val="28"/>
                <w:lang w:val="en-IN"/>
              </w:rPr>
              <w:t>4. Process Flow</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3B1E6A8" w14:textId="1198E072" w:rsidR="000B4032" w:rsidRPr="000B4032" w:rsidRDefault="0056491F" w:rsidP="00C515E8">
            <w:pPr>
              <w:spacing w:line="259" w:lineRule="auto"/>
              <w:jc w:val="center"/>
              <w:rPr>
                <w:lang w:val="en-IN"/>
              </w:rPr>
            </w:pPr>
            <w:r>
              <w:rPr>
                <w:lang w:val="en-IN"/>
              </w:rPr>
              <w:t>4</w:t>
            </w:r>
            <w:r w:rsidR="004412A9">
              <w:rPr>
                <w:lang w:val="en-IN"/>
              </w:rPr>
              <w:t>0</w:t>
            </w:r>
          </w:p>
        </w:tc>
      </w:tr>
      <w:tr w:rsidR="000B4032" w:rsidRPr="000B4032" w14:paraId="3F877FB8"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9E4410E" w14:textId="69BD56EF" w:rsidR="000B4032" w:rsidRPr="000A79D6" w:rsidRDefault="000A79D6" w:rsidP="000B4032">
            <w:pPr>
              <w:spacing w:line="259"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0B4032" w:rsidRPr="000A79D6">
              <w:rPr>
                <w:rFonts w:ascii="Times New Roman" w:hAnsi="Times New Roman" w:cs="Times New Roman"/>
                <w:sz w:val="28"/>
                <w:szCs w:val="28"/>
                <w:lang w:val="en-IN"/>
              </w:rPr>
              <w:t>5. Working &amp; Interactivity</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4A0952C" w14:textId="383AFEFC" w:rsidR="000B4032" w:rsidRPr="000B4032" w:rsidRDefault="0056491F" w:rsidP="00C515E8">
            <w:pPr>
              <w:spacing w:line="259" w:lineRule="auto"/>
              <w:jc w:val="center"/>
              <w:rPr>
                <w:lang w:val="en-IN"/>
              </w:rPr>
            </w:pPr>
            <w:r>
              <w:rPr>
                <w:lang w:val="en-IN"/>
              </w:rPr>
              <w:t>4</w:t>
            </w:r>
            <w:r w:rsidR="00991F03">
              <w:rPr>
                <w:lang w:val="en-IN"/>
              </w:rPr>
              <w:t>0</w:t>
            </w:r>
          </w:p>
        </w:tc>
      </w:tr>
      <w:tr w:rsidR="000B4032" w:rsidRPr="000B4032" w14:paraId="1D6D0E05"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C3B7B4D" w14:textId="765A5D72" w:rsidR="000B4032" w:rsidRPr="000A79D6" w:rsidRDefault="002D226A" w:rsidP="000B4032">
            <w:pPr>
              <w:spacing w:line="259"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0B4032" w:rsidRPr="000A79D6">
              <w:rPr>
                <w:rFonts w:ascii="Times New Roman" w:hAnsi="Times New Roman" w:cs="Times New Roman"/>
                <w:sz w:val="28"/>
                <w:szCs w:val="28"/>
                <w:lang w:val="en-IN"/>
              </w:rPr>
              <w:t>6. Data Design (Schema Attributes)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0F6216D" w14:textId="212EB1B1" w:rsidR="000B4032" w:rsidRPr="000B4032" w:rsidRDefault="0056491F" w:rsidP="00C515E8">
            <w:pPr>
              <w:spacing w:line="259" w:lineRule="auto"/>
              <w:jc w:val="center"/>
              <w:rPr>
                <w:lang w:val="en-IN"/>
              </w:rPr>
            </w:pPr>
            <w:r>
              <w:rPr>
                <w:lang w:val="en-IN"/>
              </w:rPr>
              <w:t>41</w:t>
            </w:r>
          </w:p>
        </w:tc>
      </w:tr>
      <w:tr w:rsidR="000B4032" w:rsidRPr="000B4032" w14:paraId="594F678A"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BBF8ADD" w14:textId="03BFD63A" w:rsidR="000B4032" w:rsidRPr="000A79D6" w:rsidRDefault="002D226A" w:rsidP="000B4032">
            <w:pPr>
              <w:spacing w:line="259"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0B4032" w:rsidRPr="000A79D6">
              <w:rPr>
                <w:rFonts w:ascii="Times New Roman" w:hAnsi="Times New Roman" w:cs="Times New Roman"/>
                <w:sz w:val="28"/>
                <w:szCs w:val="28"/>
                <w:lang w:val="en-IN"/>
              </w:rPr>
              <w:t>7. Challenges &amp; Mitigations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E3F3133" w14:textId="7C5840BA" w:rsidR="000B4032" w:rsidRPr="000B4032" w:rsidRDefault="0056491F" w:rsidP="00C515E8">
            <w:pPr>
              <w:spacing w:line="259" w:lineRule="auto"/>
              <w:jc w:val="center"/>
              <w:rPr>
                <w:lang w:val="en-IN"/>
              </w:rPr>
            </w:pPr>
            <w:r>
              <w:rPr>
                <w:lang w:val="en-IN"/>
              </w:rPr>
              <w:t>42</w:t>
            </w:r>
          </w:p>
        </w:tc>
      </w:tr>
      <w:tr w:rsidR="000B4032" w:rsidRPr="000B4032" w14:paraId="54715A91" w14:textId="77777777" w:rsidTr="00907118">
        <w:trPr>
          <w:trHeight w:val="361"/>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643F645" w14:textId="718A33A1" w:rsidR="000B4032" w:rsidRPr="002D226A" w:rsidRDefault="002D226A" w:rsidP="000B4032">
            <w:pPr>
              <w:spacing w:line="259"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0B4032" w:rsidRPr="002D226A">
              <w:rPr>
                <w:rFonts w:ascii="Times New Roman" w:hAnsi="Times New Roman" w:cs="Times New Roman"/>
                <w:sz w:val="28"/>
                <w:szCs w:val="28"/>
                <w:lang w:val="en-IN"/>
              </w:rPr>
              <w:t>8. References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84B8671" w14:textId="2AFA3BED" w:rsidR="000B4032" w:rsidRPr="000B4032" w:rsidRDefault="0056491F" w:rsidP="00C515E8">
            <w:pPr>
              <w:spacing w:line="259" w:lineRule="auto"/>
              <w:jc w:val="center"/>
              <w:rPr>
                <w:lang w:val="en-IN"/>
              </w:rPr>
            </w:pPr>
            <w:r>
              <w:rPr>
                <w:lang w:val="en-IN"/>
              </w:rPr>
              <w:t>42</w:t>
            </w:r>
          </w:p>
        </w:tc>
      </w:tr>
      <w:tr w:rsidR="000B4032" w:rsidRPr="000B4032" w14:paraId="70844168" w14:textId="77777777" w:rsidTr="00907118">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BAC4B63" w14:textId="77777777" w:rsidR="000B4032" w:rsidRPr="000A79D6" w:rsidRDefault="000B4032" w:rsidP="000B4032">
            <w:pPr>
              <w:spacing w:line="259" w:lineRule="auto"/>
              <w:rPr>
                <w:rFonts w:ascii="Times New Roman" w:hAnsi="Times New Roman" w:cs="Times New Roman"/>
                <w:sz w:val="28"/>
                <w:szCs w:val="28"/>
                <w:lang w:val="en-IN"/>
              </w:rPr>
            </w:pP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BD4DF38" w14:textId="77777777" w:rsidR="000B4032" w:rsidRPr="000B4032" w:rsidRDefault="000B4032" w:rsidP="000B4032">
            <w:pPr>
              <w:spacing w:line="259" w:lineRule="auto"/>
              <w:rPr>
                <w:lang w:val="en-IN"/>
              </w:rPr>
            </w:pPr>
          </w:p>
        </w:tc>
      </w:tr>
      <w:tr w:rsidR="000B4032" w:rsidRPr="000B4032" w14:paraId="535409FF"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CCE195C"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b/>
                <w:bCs/>
                <w:sz w:val="28"/>
                <w:szCs w:val="28"/>
                <w:lang w:val="en-IN"/>
              </w:rPr>
              <w:t>PART III: HIGH-LEVEL DESIGN (HLD)</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9AFAB86" w14:textId="585AB6D7" w:rsidR="000B4032" w:rsidRPr="000B4032" w:rsidRDefault="00736B8B" w:rsidP="00D30783">
            <w:pPr>
              <w:spacing w:line="259" w:lineRule="auto"/>
              <w:jc w:val="center"/>
              <w:rPr>
                <w:lang w:val="en-IN"/>
              </w:rPr>
            </w:pPr>
            <w:r>
              <w:rPr>
                <w:lang w:val="en-IN"/>
              </w:rPr>
              <w:t>43</w:t>
            </w:r>
          </w:p>
        </w:tc>
      </w:tr>
      <w:tr w:rsidR="000B4032" w:rsidRPr="000B4032" w14:paraId="66FDADAA"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A105F11" w14:textId="5DEB890B" w:rsidR="000B4032" w:rsidRPr="00D30783" w:rsidRDefault="002D226A" w:rsidP="000B4032">
            <w:pPr>
              <w:spacing w:line="259" w:lineRule="auto"/>
              <w:rPr>
                <w:rFonts w:ascii="Times New Roman" w:hAnsi="Times New Roman" w:cs="Times New Roman"/>
                <w:b/>
                <w:bCs/>
                <w:sz w:val="28"/>
                <w:szCs w:val="28"/>
                <w:lang w:val="en-IN"/>
              </w:rPr>
            </w:pPr>
            <w:r>
              <w:rPr>
                <w:rFonts w:ascii="Times New Roman" w:hAnsi="Times New Roman" w:cs="Times New Roman"/>
                <w:sz w:val="28"/>
                <w:szCs w:val="28"/>
                <w:lang w:val="en-IN"/>
              </w:rPr>
              <w:lastRenderedPageBreak/>
              <w:t xml:space="preserve"> </w:t>
            </w:r>
            <w:r w:rsidR="000B4032" w:rsidRPr="00D30783">
              <w:rPr>
                <w:rFonts w:ascii="Times New Roman" w:hAnsi="Times New Roman" w:cs="Times New Roman"/>
                <w:b/>
                <w:bCs/>
                <w:sz w:val="28"/>
                <w:szCs w:val="28"/>
                <w:lang w:val="en-IN"/>
              </w:rPr>
              <w:t>1. Introduction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11BEA70" w14:textId="5B422C4C" w:rsidR="000B4032" w:rsidRPr="000B4032" w:rsidRDefault="00736B8B" w:rsidP="00D30783">
            <w:pPr>
              <w:spacing w:line="259" w:lineRule="auto"/>
              <w:jc w:val="center"/>
              <w:rPr>
                <w:lang w:val="en-IN"/>
              </w:rPr>
            </w:pPr>
            <w:r>
              <w:rPr>
                <w:lang w:val="en-IN"/>
              </w:rPr>
              <w:t>4</w:t>
            </w:r>
            <w:r w:rsidR="00B84793">
              <w:rPr>
                <w:lang w:val="en-IN"/>
              </w:rPr>
              <w:t>5</w:t>
            </w:r>
          </w:p>
        </w:tc>
      </w:tr>
      <w:tr w:rsidR="000B4032" w:rsidRPr="000B4032" w14:paraId="034E22FA"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CFC50F0"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1.1 Scope of the Document</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6B9DC87" w14:textId="6D66B10A" w:rsidR="000B4032" w:rsidRPr="000B4032" w:rsidRDefault="00736B8B" w:rsidP="00D30783">
            <w:pPr>
              <w:spacing w:line="259" w:lineRule="auto"/>
              <w:jc w:val="center"/>
              <w:rPr>
                <w:lang w:val="en-IN"/>
              </w:rPr>
            </w:pPr>
            <w:r>
              <w:rPr>
                <w:lang w:val="en-IN"/>
              </w:rPr>
              <w:t>45</w:t>
            </w:r>
          </w:p>
        </w:tc>
      </w:tr>
      <w:tr w:rsidR="000B4032" w:rsidRPr="000B4032" w14:paraId="064C7348"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7A094EE"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1.2 Intended Audience</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67E4C93" w14:textId="3089E41A" w:rsidR="000B4032" w:rsidRPr="000B4032" w:rsidRDefault="00736B8B" w:rsidP="00D30783">
            <w:pPr>
              <w:spacing w:line="259" w:lineRule="auto"/>
              <w:jc w:val="center"/>
              <w:rPr>
                <w:lang w:val="en-IN"/>
              </w:rPr>
            </w:pPr>
            <w:r>
              <w:rPr>
                <w:lang w:val="en-IN"/>
              </w:rPr>
              <w:t>45</w:t>
            </w:r>
          </w:p>
        </w:tc>
      </w:tr>
      <w:tr w:rsidR="000B4032" w:rsidRPr="000B4032" w14:paraId="22F872D8"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DEF3665"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1.3 System Overview</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D06A519" w14:textId="476A46A5" w:rsidR="000B4032" w:rsidRPr="000B4032" w:rsidRDefault="00736B8B" w:rsidP="00D30783">
            <w:pPr>
              <w:spacing w:line="259" w:lineRule="auto"/>
              <w:jc w:val="center"/>
              <w:rPr>
                <w:lang w:val="en-IN"/>
              </w:rPr>
            </w:pPr>
            <w:r>
              <w:rPr>
                <w:lang w:val="en-IN"/>
              </w:rPr>
              <w:t>45</w:t>
            </w:r>
          </w:p>
        </w:tc>
      </w:tr>
      <w:tr w:rsidR="000B4032" w:rsidRPr="000B4032" w14:paraId="767BCEC1"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05A9C3D" w14:textId="2FF55805" w:rsidR="000B4032" w:rsidRPr="002D226A" w:rsidRDefault="002D226A" w:rsidP="000B4032">
            <w:pPr>
              <w:spacing w:line="259"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0B4032" w:rsidRPr="002D226A">
              <w:rPr>
                <w:rFonts w:ascii="Times New Roman" w:hAnsi="Times New Roman" w:cs="Times New Roman"/>
                <w:sz w:val="28"/>
                <w:szCs w:val="28"/>
                <w:lang w:val="en-IN"/>
              </w:rPr>
              <w:t>2</w:t>
            </w:r>
            <w:r w:rsidR="000B4032" w:rsidRPr="00D30783">
              <w:rPr>
                <w:rFonts w:ascii="Times New Roman" w:hAnsi="Times New Roman" w:cs="Times New Roman"/>
                <w:b/>
                <w:bCs/>
                <w:sz w:val="28"/>
                <w:szCs w:val="28"/>
                <w:lang w:val="en-IN"/>
              </w:rPr>
              <w:t>. System Design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F28ACD9" w14:textId="5C0B5C97" w:rsidR="000B4032" w:rsidRPr="000B4032" w:rsidRDefault="001A3F9E" w:rsidP="00D30783">
            <w:pPr>
              <w:spacing w:line="259" w:lineRule="auto"/>
              <w:jc w:val="center"/>
              <w:rPr>
                <w:lang w:val="en-IN"/>
              </w:rPr>
            </w:pPr>
            <w:r>
              <w:rPr>
                <w:lang w:val="en-IN"/>
              </w:rPr>
              <w:t>46</w:t>
            </w:r>
          </w:p>
        </w:tc>
      </w:tr>
      <w:tr w:rsidR="000B4032" w:rsidRPr="000B4032" w14:paraId="28CFF098"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6B7BEB9" w14:textId="5277D1C2"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 xml:space="preserve">2.1 Application Design </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21C7561" w14:textId="54305995" w:rsidR="000B4032" w:rsidRPr="000B4032" w:rsidRDefault="00C934B0" w:rsidP="00D30783">
            <w:pPr>
              <w:spacing w:line="259" w:lineRule="auto"/>
              <w:jc w:val="center"/>
              <w:rPr>
                <w:lang w:val="en-IN"/>
              </w:rPr>
            </w:pPr>
            <w:r>
              <w:rPr>
                <w:lang w:val="en-IN"/>
              </w:rPr>
              <w:t>46</w:t>
            </w:r>
          </w:p>
        </w:tc>
      </w:tr>
      <w:tr w:rsidR="000B4032" w:rsidRPr="000B4032" w14:paraId="1FB0A1DB"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C4DAF57"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2.2 Process Flow Layout</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B4C7851" w14:textId="125215A3" w:rsidR="000B4032" w:rsidRPr="000B4032" w:rsidRDefault="001A3F9E" w:rsidP="00D30783">
            <w:pPr>
              <w:spacing w:line="259" w:lineRule="auto"/>
              <w:jc w:val="center"/>
              <w:rPr>
                <w:lang w:val="en-IN"/>
              </w:rPr>
            </w:pPr>
            <w:r>
              <w:rPr>
                <w:lang w:val="en-IN"/>
              </w:rPr>
              <w:t>46</w:t>
            </w:r>
          </w:p>
        </w:tc>
      </w:tr>
      <w:tr w:rsidR="000B4032" w:rsidRPr="000B4032" w14:paraId="4A5DE7FE"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63E0DA6"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2.3 Information Flow Topology</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59E70E6" w14:textId="358602A5" w:rsidR="000B4032" w:rsidRPr="000B4032" w:rsidRDefault="001A3F9E" w:rsidP="00D30783">
            <w:pPr>
              <w:spacing w:line="259" w:lineRule="auto"/>
              <w:jc w:val="center"/>
              <w:rPr>
                <w:lang w:val="en-IN"/>
              </w:rPr>
            </w:pPr>
            <w:r>
              <w:rPr>
                <w:lang w:val="en-IN"/>
              </w:rPr>
              <w:t>4</w:t>
            </w:r>
            <w:r w:rsidR="000B4032" w:rsidRPr="000B4032">
              <w:rPr>
                <w:lang w:val="en-IN"/>
              </w:rPr>
              <w:t>6</w:t>
            </w:r>
          </w:p>
        </w:tc>
      </w:tr>
      <w:tr w:rsidR="000B4032" w:rsidRPr="000B4032" w14:paraId="3F4AF5D6"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F99DD35"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2.4 Components Design Breakdown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CC7FD3E" w14:textId="0BBB15C4" w:rsidR="000B4032" w:rsidRPr="000B4032" w:rsidRDefault="001A3F9E" w:rsidP="00D30783">
            <w:pPr>
              <w:spacing w:line="259" w:lineRule="auto"/>
              <w:jc w:val="center"/>
              <w:rPr>
                <w:lang w:val="en-IN"/>
              </w:rPr>
            </w:pPr>
            <w:r>
              <w:rPr>
                <w:lang w:val="en-IN"/>
              </w:rPr>
              <w:t>4</w:t>
            </w:r>
            <w:r w:rsidR="000B4032" w:rsidRPr="000B4032">
              <w:rPr>
                <w:lang w:val="en-IN"/>
              </w:rPr>
              <w:t>7</w:t>
            </w:r>
          </w:p>
        </w:tc>
      </w:tr>
      <w:tr w:rsidR="000B4032" w:rsidRPr="000B4032" w14:paraId="0921C6C0"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9C5E311"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2.5 Key Design Considerations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7A4D239" w14:textId="317849B5" w:rsidR="000B4032" w:rsidRPr="000B4032" w:rsidRDefault="00C934B0" w:rsidP="00D30783">
            <w:pPr>
              <w:spacing w:line="259" w:lineRule="auto"/>
              <w:jc w:val="center"/>
              <w:rPr>
                <w:lang w:val="en-IN"/>
              </w:rPr>
            </w:pPr>
            <w:r>
              <w:rPr>
                <w:lang w:val="en-IN"/>
              </w:rPr>
              <w:t>47</w:t>
            </w:r>
          </w:p>
        </w:tc>
      </w:tr>
      <w:tr w:rsidR="000B4032" w:rsidRPr="000B4032" w14:paraId="476D09C2"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FD278E8"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2.6 API Catalogue (Internal Function Signatures)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8754F38" w14:textId="4CA2F380" w:rsidR="000B4032" w:rsidRPr="000B4032" w:rsidRDefault="00C934B0" w:rsidP="00D30783">
            <w:pPr>
              <w:spacing w:line="259" w:lineRule="auto"/>
              <w:jc w:val="center"/>
              <w:rPr>
                <w:lang w:val="en-IN"/>
              </w:rPr>
            </w:pPr>
            <w:r>
              <w:rPr>
                <w:lang w:val="en-IN"/>
              </w:rPr>
              <w:t>47</w:t>
            </w:r>
          </w:p>
        </w:tc>
      </w:tr>
      <w:tr w:rsidR="000B4032" w:rsidRPr="000B4032" w14:paraId="7D84D5EA"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D1C3F67" w14:textId="59B6E71A" w:rsidR="000B4032" w:rsidRPr="00D30783" w:rsidRDefault="002D226A" w:rsidP="000B4032">
            <w:pPr>
              <w:spacing w:line="259" w:lineRule="auto"/>
              <w:rPr>
                <w:rFonts w:ascii="Times New Roman" w:hAnsi="Times New Roman" w:cs="Times New Roman"/>
                <w:b/>
                <w:bCs/>
                <w:sz w:val="28"/>
                <w:szCs w:val="28"/>
                <w:lang w:val="en-IN"/>
              </w:rPr>
            </w:pPr>
            <w:r>
              <w:rPr>
                <w:rFonts w:ascii="Times New Roman" w:hAnsi="Times New Roman" w:cs="Times New Roman"/>
                <w:sz w:val="28"/>
                <w:szCs w:val="28"/>
                <w:lang w:val="en-IN"/>
              </w:rPr>
              <w:t xml:space="preserve"> </w:t>
            </w:r>
            <w:r w:rsidR="000B4032" w:rsidRPr="00D30783">
              <w:rPr>
                <w:rFonts w:ascii="Times New Roman" w:hAnsi="Times New Roman" w:cs="Times New Roman"/>
                <w:b/>
                <w:bCs/>
                <w:sz w:val="28"/>
                <w:szCs w:val="28"/>
                <w:lang w:val="en-IN"/>
              </w:rPr>
              <w:t>3. Data Design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FB929C8" w14:textId="6E094A11" w:rsidR="000B4032" w:rsidRPr="000B4032" w:rsidRDefault="000B4032" w:rsidP="00D30783">
            <w:pPr>
              <w:spacing w:line="259" w:lineRule="auto"/>
              <w:jc w:val="center"/>
              <w:rPr>
                <w:lang w:val="en-IN"/>
              </w:rPr>
            </w:pPr>
            <w:r w:rsidRPr="000B4032">
              <w:rPr>
                <w:lang w:val="en-IN"/>
              </w:rPr>
              <w:t>4</w:t>
            </w:r>
            <w:r w:rsidR="00C934B0">
              <w:rPr>
                <w:lang w:val="en-IN"/>
              </w:rPr>
              <w:t>8</w:t>
            </w:r>
          </w:p>
        </w:tc>
      </w:tr>
      <w:tr w:rsidR="000B4032" w:rsidRPr="000B4032" w14:paraId="541D853D"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C0F6060"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3.1 Data Model (OLAP Schema Classification)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4F13225" w14:textId="34F4F6E1" w:rsidR="000B4032" w:rsidRPr="000B4032" w:rsidRDefault="000B4032" w:rsidP="00D30783">
            <w:pPr>
              <w:spacing w:line="259" w:lineRule="auto"/>
              <w:jc w:val="center"/>
              <w:rPr>
                <w:lang w:val="en-IN"/>
              </w:rPr>
            </w:pPr>
            <w:r w:rsidRPr="000B4032">
              <w:rPr>
                <w:lang w:val="en-IN"/>
              </w:rPr>
              <w:t>4</w:t>
            </w:r>
            <w:r w:rsidR="00C934B0">
              <w:rPr>
                <w:lang w:val="en-IN"/>
              </w:rPr>
              <w:t>8</w:t>
            </w:r>
          </w:p>
        </w:tc>
      </w:tr>
      <w:tr w:rsidR="000B4032" w:rsidRPr="000B4032" w14:paraId="51174CD6"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B8D6029"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lastRenderedPageBreak/>
              <w:t>    </w:t>
            </w:r>
            <w:r w:rsidRPr="000A79D6">
              <w:rPr>
                <w:rFonts w:ascii="Times New Roman" w:hAnsi="Times New Roman" w:cs="Times New Roman"/>
                <w:i/>
                <w:iCs/>
                <w:sz w:val="28"/>
                <w:szCs w:val="28"/>
                <w:lang w:val="en-IN"/>
              </w:rPr>
              <w:t>3.2 Data Access Mechanisms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9AEC70E" w14:textId="651488B0" w:rsidR="000B4032" w:rsidRPr="000B4032" w:rsidRDefault="000B4032" w:rsidP="00D30783">
            <w:pPr>
              <w:spacing w:line="259" w:lineRule="auto"/>
              <w:jc w:val="center"/>
              <w:rPr>
                <w:lang w:val="en-IN"/>
              </w:rPr>
            </w:pPr>
            <w:r w:rsidRPr="000B4032">
              <w:rPr>
                <w:lang w:val="en-IN"/>
              </w:rPr>
              <w:t>4</w:t>
            </w:r>
            <w:r w:rsidR="00D30783">
              <w:rPr>
                <w:lang w:val="en-IN"/>
              </w:rPr>
              <w:t>8</w:t>
            </w:r>
          </w:p>
        </w:tc>
      </w:tr>
      <w:tr w:rsidR="000B4032" w:rsidRPr="000B4032" w14:paraId="4AABF194"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5EB850A"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3.3 Data Retention Policies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75B7533" w14:textId="15729FF4" w:rsidR="000B4032" w:rsidRPr="000B4032" w:rsidRDefault="000B4032" w:rsidP="00D30783">
            <w:pPr>
              <w:spacing w:line="259" w:lineRule="auto"/>
              <w:jc w:val="center"/>
              <w:rPr>
                <w:lang w:val="en-IN"/>
              </w:rPr>
            </w:pPr>
            <w:r w:rsidRPr="000B4032">
              <w:rPr>
                <w:lang w:val="en-IN"/>
              </w:rPr>
              <w:t>4</w:t>
            </w:r>
            <w:r w:rsidR="00D30783">
              <w:rPr>
                <w:lang w:val="en-IN"/>
              </w:rPr>
              <w:t>8</w:t>
            </w:r>
          </w:p>
        </w:tc>
      </w:tr>
      <w:tr w:rsidR="000B4032" w:rsidRPr="000B4032" w14:paraId="2EAB0321"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15FA29E"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3.4 Data Migration Matrix</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CEE57CD" w14:textId="05917F76" w:rsidR="000B4032" w:rsidRPr="000B4032" w:rsidRDefault="000B4032" w:rsidP="00D30783">
            <w:pPr>
              <w:spacing w:line="259" w:lineRule="auto"/>
              <w:jc w:val="center"/>
              <w:rPr>
                <w:lang w:val="en-IN"/>
              </w:rPr>
            </w:pPr>
            <w:r w:rsidRPr="000B4032">
              <w:rPr>
                <w:lang w:val="en-IN"/>
              </w:rPr>
              <w:t>4</w:t>
            </w:r>
            <w:r w:rsidR="00FB2A9F">
              <w:rPr>
                <w:lang w:val="en-IN"/>
              </w:rPr>
              <w:t>8</w:t>
            </w:r>
          </w:p>
        </w:tc>
      </w:tr>
      <w:tr w:rsidR="000B4032" w:rsidRPr="000B4032" w14:paraId="53073C27"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1A3D08B" w14:textId="58CCB24D" w:rsidR="000B4032" w:rsidRPr="00D30783" w:rsidRDefault="002D226A" w:rsidP="000B4032">
            <w:pPr>
              <w:spacing w:line="259" w:lineRule="auto"/>
              <w:rPr>
                <w:rFonts w:ascii="Times New Roman" w:hAnsi="Times New Roman" w:cs="Times New Roman"/>
                <w:b/>
                <w:bCs/>
                <w:sz w:val="28"/>
                <w:szCs w:val="28"/>
                <w:lang w:val="en-IN"/>
              </w:rPr>
            </w:pPr>
            <w:r w:rsidRPr="00D30783">
              <w:rPr>
                <w:rFonts w:ascii="Times New Roman" w:hAnsi="Times New Roman" w:cs="Times New Roman"/>
                <w:b/>
                <w:bCs/>
                <w:sz w:val="28"/>
                <w:szCs w:val="28"/>
                <w:lang w:val="en-IN"/>
              </w:rPr>
              <w:t xml:space="preserve"> </w:t>
            </w:r>
            <w:r w:rsidR="000B4032" w:rsidRPr="00D30783">
              <w:rPr>
                <w:rFonts w:ascii="Times New Roman" w:hAnsi="Times New Roman" w:cs="Times New Roman"/>
                <w:b/>
                <w:bCs/>
                <w:sz w:val="28"/>
                <w:szCs w:val="28"/>
                <w:lang w:val="en-IN"/>
              </w:rPr>
              <w:t>4. Interfaces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484503E" w14:textId="2D47DC00" w:rsidR="000B4032" w:rsidRPr="000B4032" w:rsidRDefault="000B4032" w:rsidP="00D30783">
            <w:pPr>
              <w:spacing w:line="259" w:lineRule="auto"/>
              <w:jc w:val="center"/>
              <w:rPr>
                <w:lang w:val="en-IN"/>
              </w:rPr>
            </w:pPr>
            <w:r w:rsidRPr="000B4032">
              <w:rPr>
                <w:lang w:val="en-IN"/>
              </w:rPr>
              <w:t>4</w:t>
            </w:r>
            <w:r w:rsidR="00D30783">
              <w:rPr>
                <w:lang w:val="en-IN"/>
              </w:rPr>
              <w:t>9</w:t>
            </w:r>
          </w:p>
        </w:tc>
      </w:tr>
      <w:tr w:rsidR="000B4032" w:rsidRPr="000B4032" w14:paraId="71E17E80"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79B9802" w14:textId="3FE1165B" w:rsidR="000B4032" w:rsidRPr="00D30783" w:rsidRDefault="002D226A" w:rsidP="000B4032">
            <w:pPr>
              <w:spacing w:line="259" w:lineRule="auto"/>
              <w:rPr>
                <w:rFonts w:ascii="Times New Roman" w:hAnsi="Times New Roman" w:cs="Times New Roman"/>
                <w:b/>
                <w:bCs/>
                <w:sz w:val="28"/>
                <w:szCs w:val="28"/>
                <w:lang w:val="en-IN"/>
              </w:rPr>
            </w:pPr>
            <w:r w:rsidRPr="00D30783">
              <w:rPr>
                <w:rFonts w:ascii="Times New Roman" w:hAnsi="Times New Roman" w:cs="Times New Roman"/>
                <w:b/>
                <w:bCs/>
                <w:sz w:val="28"/>
                <w:szCs w:val="28"/>
                <w:lang w:val="en-IN"/>
              </w:rPr>
              <w:t xml:space="preserve"> </w:t>
            </w:r>
            <w:r w:rsidR="000B4032" w:rsidRPr="00D30783">
              <w:rPr>
                <w:rFonts w:ascii="Times New Roman" w:hAnsi="Times New Roman" w:cs="Times New Roman"/>
                <w:b/>
                <w:bCs/>
                <w:sz w:val="28"/>
                <w:szCs w:val="28"/>
                <w:lang w:val="en-IN"/>
              </w:rPr>
              <w:t>5. State and Session Management</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7235787" w14:textId="4D360ABE" w:rsidR="000B4032" w:rsidRPr="000B4032" w:rsidRDefault="000B4032" w:rsidP="00D30783">
            <w:pPr>
              <w:spacing w:line="259" w:lineRule="auto"/>
              <w:jc w:val="center"/>
              <w:rPr>
                <w:lang w:val="en-IN"/>
              </w:rPr>
            </w:pPr>
            <w:r w:rsidRPr="000B4032">
              <w:rPr>
                <w:lang w:val="en-IN"/>
              </w:rPr>
              <w:t>4</w:t>
            </w:r>
            <w:r w:rsidR="00FB2A9F">
              <w:rPr>
                <w:lang w:val="en-IN"/>
              </w:rPr>
              <w:t>9</w:t>
            </w:r>
          </w:p>
        </w:tc>
      </w:tr>
      <w:tr w:rsidR="000B4032" w:rsidRPr="000B4032" w14:paraId="72D4A555"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2BEF7FF" w14:textId="3923677E" w:rsidR="000B4032" w:rsidRPr="00D30783" w:rsidRDefault="002D226A" w:rsidP="000B4032">
            <w:pPr>
              <w:spacing w:line="259" w:lineRule="auto"/>
              <w:rPr>
                <w:rFonts w:ascii="Times New Roman" w:hAnsi="Times New Roman" w:cs="Times New Roman"/>
                <w:b/>
                <w:bCs/>
                <w:sz w:val="28"/>
                <w:szCs w:val="28"/>
                <w:lang w:val="en-IN"/>
              </w:rPr>
            </w:pPr>
            <w:r w:rsidRPr="00D30783">
              <w:rPr>
                <w:rFonts w:ascii="Times New Roman" w:hAnsi="Times New Roman" w:cs="Times New Roman"/>
                <w:b/>
                <w:bCs/>
                <w:sz w:val="28"/>
                <w:szCs w:val="28"/>
                <w:lang w:val="en-IN"/>
              </w:rPr>
              <w:t xml:space="preserve"> </w:t>
            </w:r>
            <w:r w:rsidR="000B4032" w:rsidRPr="00D30783">
              <w:rPr>
                <w:rFonts w:ascii="Times New Roman" w:hAnsi="Times New Roman" w:cs="Times New Roman"/>
                <w:b/>
                <w:bCs/>
                <w:sz w:val="28"/>
                <w:szCs w:val="28"/>
                <w:lang w:val="en-IN"/>
              </w:rPr>
              <w:t>6. Caching Framework Implementation</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33CE973" w14:textId="15D3A542" w:rsidR="000B4032" w:rsidRPr="000B4032" w:rsidRDefault="000B4032" w:rsidP="00D30783">
            <w:pPr>
              <w:spacing w:line="259" w:lineRule="auto"/>
              <w:jc w:val="center"/>
              <w:rPr>
                <w:lang w:val="en-IN"/>
              </w:rPr>
            </w:pPr>
            <w:r w:rsidRPr="000B4032">
              <w:rPr>
                <w:lang w:val="en-IN"/>
              </w:rPr>
              <w:t>4</w:t>
            </w:r>
            <w:r w:rsidR="00FB2A9F">
              <w:rPr>
                <w:lang w:val="en-IN"/>
              </w:rPr>
              <w:t>9</w:t>
            </w:r>
          </w:p>
        </w:tc>
      </w:tr>
      <w:tr w:rsidR="000B4032" w:rsidRPr="000A79D6" w14:paraId="55B716D7"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2D7B5CC" w14:textId="1E461CB9" w:rsidR="000B4032" w:rsidRPr="00D30783" w:rsidRDefault="002D226A" w:rsidP="000B4032">
            <w:pPr>
              <w:spacing w:line="259" w:lineRule="auto"/>
              <w:rPr>
                <w:rFonts w:ascii="Times New Roman" w:hAnsi="Times New Roman" w:cs="Times New Roman"/>
                <w:b/>
                <w:bCs/>
                <w:sz w:val="28"/>
                <w:szCs w:val="28"/>
                <w:lang w:val="en-IN"/>
              </w:rPr>
            </w:pPr>
            <w:r w:rsidRPr="00D30783">
              <w:rPr>
                <w:rFonts w:ascii="Times New Roman" w:hAnsi="Times New Roman" w:cs="Times New Roman"/>
                <w:b/>
                <w:bCs/>
                <w:sz w:val="28"/>
                <w:szCs w:val="28"/>
                <w:lang w:val="en-IN"/>
              </w:rPr>
              <w:t xml:space="preserve"> </w:t>
            </w:r>
            <w:r w:rsidR="000B4032" w:rsidRPr="00D30783">
              <w:rPr>
                <w:rFonts w:ascii="Times New Roman" w:hAnsi="Times New Roman" w:cs="Times New Roman"/>
                <w:b/>
                <w:bCs/>
                <w:sz w:val="28"/>
                <w:szCs w:val="28"/>
                <w:lang w:val="en-IN"/>
              </w:rPr>
              <w:t>7. Non-Functional Requirements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8664022" w14:textId="22818967" w:rsidR="000B4032" w:rsidRPr="000A79D6" w:rsidRDefault="000B4032" w:rsidP="00D30783">
            <w:pPr>
              <w:spacing w:line="259" w:lineRule="auto"/>
              <w:jc w:val="center"/>
              <w:rPr>
                <w:rFonts w:ascii="Times New Roman" w:hAnsi="Times New Roman" w:cs="Times New Roman"/>
                <w:lang w:val="en-IN"/>
              </w:rPr>
            </w:pPr>
            <w:r w:rsidRPr="000A79D6">
              <w:rPr>
                <w:rFonts w:ascii="Times New Roman" w:hAnsi="Times New Roman" w:cs="Times New Roman"/>
                <w:lang w:val="en-IN"/>
              </w:rPr>
              <w:t>4</w:t>
            </w:r>
            <w:r w:rsidR="00FB2A9F">
              <w:rPr>
                <w:rFonts w:ascii="Times New Roman" w:hAnsi="Times New Roman" w:cs="Times New Roman"/>
                <w:lang w:val="en-IN"/>
              </w:rPr>
              <w:t>9</w:t>
            </w:r>
          </w:p>
        </w:tc>
      </w:tr>
      <w:tr w:rsidR="000B4032" w:rsidRPr="000B4032" w14:paraId="188C248D"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BF422AD"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7.1 Security Aspects &amp; Regulatory Compliance (HIPAA)</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FE32842" w14:textId="75D479F3" w:rsidR="000B4032" w:rsidRPr="000B4032" w:rsidRDefault="000B4032" w:rsidP="00D30783">
            <w:pPr>
              <w:spacing w:line="259" w:lineRule="auto"/>
              <w:jc w:val="center"/>
              <w:rPr>
                <w:lang w:val="en-IN"/>
              </w:rPr>
            </w:pPr>
            <w:r w:rsidRPr="000B4032">
              <w:rPr>
                <w:lang w:val="en-IN"/>
              </w:rPr>
              <w:t>4</w:t>
            </w:r>
            <w:r w:rsidR="00FB2A9F">
              <w:rPr>
                <w:lang w:val="en-IN"/>
              </w:rPr>
              <w:t>9</w:t>
            </w:r>
          </w:p>
        </w:tc>
      </w:tr>
      <w:tr w:rsidR="000B4032" w:rsidRPr="000B4032" w14:paraId="065DC6A8" w14:textId="77777777" w:rsidTr="001D04BB">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362EE04" w14:textId="77777777" w:rsidR="000B4032" w:rsidRPr="000A79D6" w:rsidRDefault="000B4032" w:rsidP="000B4032">
            <w:pPr>
              <w:spacing w:line="259" w:lineRule="auto"/>
              <w:rPr>
                <w:rFonts w:ascii="Times New Roman" w:hAnsi="Times New Roman" w:cs="Times New Roman"/>
                <w:sz w:val="28"/>
                <w:szCs w:val="28"/>
                <w:lang w:val="en-IN"/>
              </w:rPr>
            </w:pPr>
            <w:r w:rsidRPr="000A79D6">
              <w:rPr>
                <w:rFonts w:ascii="Times New Roman" w:hAnsi="Times New Roman" w:cs="Times New Roman"/>
                <w:sz w:val="28"/>
                <w:szCs w:val="28"/>
                <w:lang w:val="en-IN"/>
              </w:rPr>
              <w:t>    </w:t>
            </w:r>
            <w:r w:rsidRPr="000A79D6">
              <w:rPr>
                <w:rFonts w:ascii="Times New Roman" w:hAnsi="Times New Roman" w:cs="Times New Roman"/>
                <w:i/>
                <w:iCs/>
                <w:sz w:val="28"/>
                <w:szCs w:val="28"/>
                <w:lang w:val="en-IN"/>
              </w:rPr>
              <w:t>7.2 Performance Aspects &amp; Core Scalability metrics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5520385" w14:textId="01FFFA89" w:rsidR="000B4032" w:rsidRPr="000B4032" w:rsidRDefault="000B4032" w:rsidP="00D30783">
            <w:pPr>
              <w:spacing w:line="259" w:lineRule="auto"/>
              <w:jc w:val="center"/>
              <w:rPr>
                <w:lang w:val="en-IN"/>
              </w:rPr>
            </w:pPr>
            <w:r w:rsidRPr="000B4032">
              <w:rPr>
                <w:lang w:val="en-IN"/>
              </w:rPr>
              <w:t>4</w:t>
            </w:r>
            <w:r w:rsidR="00FB2A9F">
              <w:rPr>
                <w:lang w:val="en-IN"/>
              </w:rPr>
              <w:t>9</w:t>
            </w:r>
          </w:p>
        </w:tc>
      </w:tr>
      <w:tr w:rsidR="000B4032" w:rsidRPr="000B4032" w14:paraId="63D76513" w14:textId="77777777" w:rsidTr="001D04BB">
        <w:trPr>
          <w:trHeight w:val="24"/>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69ADD7E" w14:textId="02C8B7C8" w:rsidR="000B4032" w:rsidRPr="00D30783" w:rsidRDefault="002D226A" w:rsidP="000B4032">
            <w:pPr>
              <w:spacing w:line="259" w:lineRule="auto"/>
              <w:rPr>
                <w:rFonts w:ascii="Times New Roman" w:hAnsi="Times New Roman" w:cs="Times New Roman"/>
                <w:b/>
                <w:bCs/>
                <w:sz w:val="28"/>
                <w:szCs w:val="28"/>
                <w:lang w:val="en-IN"/>
              </w:rPr>
            </w:pPr>
            <w:r w:rsidRPr="00D30783">
              <w:rPr>
                <w:rFonts w:ascii="Times New Roman" w:hAnsi="Times New Roman" w:cs="Times New Roman"/>
                <w:b/>
                <w:bCs/>
                <w:sz w:val="28"/>
                <w:szCs w:val="28"/>
                <w:lang w:val="en-IN"/>
              </w:rPr>
              <w:t xml:space="preserve"> </w:t>
            </w:r>
            <w:r w:rsidR="000B4032" w:rsidRPr="00D30783">
              <w:rPr>
                <w:rFonts w:ascii="Times New Roman" w:hAnsi="Times New Roman" w:cs="Times New Roman"/>
                <w:b/>
                <w:bCs/>
                <w:sz w:val="28"/>
                <w:szCs w:val="28"/>
                <w:lang w:val="en-IN"/>
              </w:rPr>
              <w:t>8. References</w:t>
            </w:r>
          </w:p>
        </w:tc>
        <w:tc>
          <w:tcPr>
            <w:tcW w:w="2658" w:type="dxa"/>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E300909" w14:textId="4115BC1E" w:rsidR="000B4032" w:rsidRPr="000B4032" w:rsidRDefault="00D30783" w:rsidP="00D30783">
            <w:pPr>
              <w:spacing w:line="259" w:lineRule="auto"/>
              <w:jc w:val="center"/>
              <w:rPr>
                <w:lang w:val="en-IN"/>
              </w:rPr>
            </w:pPr>
            <w:r>
              <w:rPr>
                <w:lang w:val="en-IN"/>
              </w:rPr>
              <w:t>50</w:t>
            </w:r>
          </w:p>
        </w:tc>
      </w:tr>
    </w:tbl>
    <w:p w14:paraId="6DC8B188" w14:textId="474F9BF4" w:rsidR="00522F39" w:rsidRDefault="00522F39">
      <w:pPr>
        <w:spacing w:line="259" w:lineRule="auto"/>
      </w:pPr>
      <w:r>
        <w:br w:type="page"/>
      </w:r>
    </w:p>
    <w:p w14:paraId="7669BA24" w14:textId="77777777" w:rsidR="000B4032" w:rsidRPr="002D226A" w:rsidRDefault="000B4032" w:rsidP="000B4032">
      <w:pPr>
        <w:pStyle w:val="Heading2"/>
        <w:rPr>
          <w:b/>
          <w:bCs/>
          <w:u w:val="single"/>
        </w:rPr>
      </w:pPr>
      <w:r w:rsidRPr="002D226A">
        <w:rPr>
          <w:rFonts w:ascii="Times New Roman" w:hAnsi="Times New Roman"/>
          <w:b/>
          <w:bCs/>
          <w:color w:val="000000"/>
          <w:u w:val="single"/>
        </w:rPr>
        <w:lastRenderedPageBreak/>
        <w:t>Executive Summary</w:t>
      </w:r>
    </w:p>
    <w:p w14:paraId="5116F110" w14:textId="77777777" w:rsidR="000B4032" w:rsidRDefault="000B4032" w:rsidP="000B4032"/>
    <w:p w14:paraId="782AC18F" w14:textId="77777777" w:rsidR="000B4032" w:rsidRDefault="000B4032" w:rsidP="000B4032">
      <w:r>
        <w:rPr>
          <w:rFonts w:ascii="Times New Roman" w:hAnsi="Times New Roman"/>
          <w:color w:val="000000"/>
        </w:rPr>
        <w:t>The rapid digitalization of the healthcare industry has led to an exponential increase in data volume, driven by electronic health records (EHRs), medical imaging, and telemedicine. Consequently, healthcare organizations are increasingly migrating their infrastructure to the cloud to leverage scalability, flexibility, and advanced computational capabilities. However, this transition introduces complex challenges in managing and optimizing cloud expenditures. Unpredictable workloads, fragmented billing models across multiple cloud providers (AWS, Azure, GCP), and stringent compliance requirements like the Health Insurance Portability and Accountability Act (HIPAA) often result in budget overruns and inefficient resource utilization.</w:t>
      </w:r>
    </w:p>
    <w:p w14:paraId="1B50877C" w14:textId="77777777" w:rsidR="000B4032" w:rsidRDefault="000B4032" w:rsidP="000B4032"/>
    <w:p w14:paraId="7B6A4F53" w14:textId="77777777" w:rsidR="000B4032" w:rsidRDefault="000B4032" w:rsidP="000B4032">
      <w:r>
        <w:rPr>
          <w:rFonts w:ascii="Times New Roman" w:hAnsi="Times New Roman"/>
          <w:color w:val="000000"/>
        </w:rPr>
        <w:t>This project, titled "Cloud Cost Intelligence Platform for Healthcare," aims to address these critical challenges by developing a robust, automated analytics and visualization platform. The core objective is to empower healthcare IT administrators and financial officers with deep, actionable insights into their cloud spending patterns. By ingesting, processing, and analyzing massive simulated healthcare cloud billing datasets, the platform categorizes costs across various dimensions—including services (Compute, Storage, Database, AI/ML), cloud providers, and HIPAA compliance status.</w:t>
      </w:r>
    </w:p>
    <w:p w14:paraId="38721498" w14:textId="77777777" w:rsidR="000B4032" w:rsidRDefault="000B4032" w:rsidP="000B4032"/>
    <w:p w14:paraId="0B8CE55C" w14:textId="77777777" w:rsidR="000B4032" w:rsidRDefault="000B4032" w:rsidP="000B4032">
      <w:r>
        <w:rPr>
          <w:rFonts w:ascii="Times New Roman" w:hAnsi="Times New Roman"/>
          <w:color w:val="000000"/>
        </w:rPr>
        <w:t>The system was developed utilizing a modern data science stack, primarily driven by Python. Key libraries such as Pandas and NumPy were employed for rigorous data transformation, aggregation, and budget variance calculations. The interactive graphical user interface (GUI) was engineered using Plotly, providing end-users with an intuitive dashboard to explore multi-cloud breakdowns, identify spending anomalies, and track compliance-related costs in real-time.</w:t>
      </w:r>
    </w:p>
    <w:p w14:paraId="3747C19B" w14:textId="77777777" w:rsidR="000B4032" w:rsidRDefault="000B4032" w:rsidP="000B4032"/>
    <w:p w14:paraId="56DB2036" w14:textId="77777777" w:rsidR="000B4032" w:rsidRDefault="000B4032" w:rsidP="000B4032">
      <w:r>
        <w:rPr>
          <w:rFonts w:ascii="Times New Roman" w:hAnsi="Times New Roman"/>
          <w:color w:val="000000"/>
        </w:rPr>
        <w:t>Through rigorous implementation and testing, the platform successfully demonstrated its ability to detect budget variances, highlight inefficient resource allocation, and ensure that cost-tracking aligns with regulatory compliance tags. The final evaluation indicates that the Cloud Cost Intelligence Platform significantly reduces the time required for cloud financial management (FinOps) tasks, offering a scalable solution that bridges the gap between technical cloud infrastructure management and strategic financial planning in the healthcare sector.</w:t>
      </w:r>
    </w:p>
    <w:p w14:paraId="2F6FADB5" w14:textId="77777777" w:rsidR="000B4032" w:rsidRPr="00BD4B50" w:rsidRDefault="000B4032" w:rsidP="000B4032">
      <w:pPr>
        <w:rPr>
          <w:sz w:val="32"/>
          <w:szCs w:val="32"/>
          <w:u w:val="single"/>
        </w:rPr>
      </w:pPr>
      <w:r>
        <w:br w:type="page"/>
      </w:r>
      <w:r w:rsidRPr="00BD4B50">
        <w:rPr>
          <w:rFonts w:ascii="Times New Roman" w:hAnsi="Times New Roman"/>
          <w:b/>
          <w:color w:val="000000"/>
          <w:sz w:val="32"/>
          <w:szCs w:val="32"/>
          <w:u w:val="single"/>
        </w:rPr>
        <w:lastRenderedPageBreak/>
        <w:t>Background</w:t>
      </w:r>
    </w:p>
    <w:p w14:paraId="7698D852" w14:textId="7CF8FD9B" w:rsidR="00BD4B50" w:rsidRPr="00BD4B50" w:rsidRDefault="000B4032" w:rsidP="00BD4B50">
      <w:pPr>
        <w:pStyle w:val="Heading3"/>
        <w:rPr>
          <w:rFonts w:ascii="Times New Roman" w:hAnsi="Times New Roman"/>
          <w:b/>
          <w:bCs/>
          <w:color w:val="000000"/>
        </w:rPr>
      </w:pPr>
      <w:r w:rsidRPr="00BD4B50">
        <w:rPr>
          <w:rFonts w:ascii="Times New Roman" w:hAnsi="Times New Roman"/>
          <w:b/>
          <w:bCs/>
          <w:color w:val="000000"/>
        </w:rPr>
        <w:t>Aim</w:t>
      </w:r>
    </w:p>
    <w:p w14:paraId="27CF9754" w14:textId="77777777" w:rsidR="000B4032" w:rsidRDefault="000B4032" w:rsidP="000B4032">
      <w:r>
        <w:rPr>
          <w:rFonts w:ascii="Times New Roman" w:hAnsi="Times New Roman"/>
          <w:color w:val="000000"/>
        </w:rPr>
        <w:t>The primary aim of this project is to conceptualize, design, and implement a specialized Cloud Cost Intelligence Platform tailored specifically for the healthcare sector. As healthcare entities migrate to decentralized, multi-cloud architectures, the complexity of tracking expenditures across disparate services—such as secure storage for patient records, high-performance compute for genomic sequencing, and machine learning instances for predictive diagnostics—has grown exponentially.</w:t>
      </w:r>
    </w:p>
    <w:p w14:paraId="61ED4C54" w14:textId="77777777" w:rsidR="000B4032" w:rsidRDefault="000B4032" w:rsidP="000B4032"/>
    <w:p w14:paraId="6796120C" w14:textId="77777777" w:rsidR="000B4032" w:rsidRDefault="000B4032" w:rsidP="000B4032">
      <w:r>
        <w:rPr>
          <w:rFonts w:ascii="Times New Roman" w:hAnsi="Times New Roman"/>
          <w:color w:val="000000"/>
        </w:rPr>
        <w:t>This project seeks to demystify these costs by providing a centralized, intelligent dashboard that goes beyond rudimentary billing aggregation. The specific objectives include:</w:t>
      </w:r>
    </w:p>
    <w:p w14:paraId="033F46E8" w14:textId="77777777" w:rsidR="000B4032" w:rsidRDefault="000B4032" w:rsidP="000B4032">
      <w:r w:rsidRPr="00BD4B50">
        <w:rPr>
          <w:rFonts w:ascii="Times New Roman" w:hAnsi="Times New Roman"/>
          <w:b/>
          <w:bCs/>
          <w:color w:val="000000"/>
        </w:rPr>
        <w:t>1. Automated Data Ingestion and Normalization: To</w:t>
      </w:r>
      <w:r>
        <w:rPr>
          <w:rFonts w:ascii="Times New Roman" w:hAnsi="Times New Roman"/>
          <w:color w:val="000000"/>
        </w:rPr>
        <w:t xml:space="preserve"> create a pipeline capable of processing large-scale simulated billing data from multiple cloud vendors (AWS, Azure, GCP), standardizing it into a unified schema suitable for advanced analytics.</w:t>
      </w:r>
    </w:p>
    <w:p w14:paraId="2D8FDF04" w14:textId="77777777" w:rsidR="000B4032" w:rsidRDefault="000B4032" w:rsidP="000B4032">
      <w:r w:rsidRPr="00BD4B50">
        <w:rPr>
          <w:rFonts w:ascii="Times New Roman" w:hAnsi="Times New Roman"/>
          <w:b/>
          <w:bCs/>
          <w:color w:val="000000"/>
        </w:rPr>
        <w:t>2. Granular Cost Categorization:</w:t>
      </w:r>
      <w:r>
        <w:rPr>
          <w:rFonts w:ascii="Times New Roman" w:hAnsi="Times New Roman"/>
          <w:color w:val="000000"/>
        </w:rPr>
        <w:t xml:space="preserve"> To implement logic that categorizes expenditures not just by service type (Compute, Storage, Network), but by healthcare-specific use cases and compliance tags (e.g., HIPAA-compliant vs. non-compliant resources).</w:t>
      </w:r>
    </w:p>
    <w:p w14:paraId="036B60CB" w14:textId="77777777" w:rsidR="000B4032" w:rsidRDefault="000B4032" w:rsidP="000B4032">
      <w:r w:rsidRPr="00BD4B50">
        <w:rPr>
          <w:rFonts w:ascii="Times New Roman" w:hAnsi="Times New Roman"/>
          <w:b/>
          <w:bCs/>
          <w:color w:val="000000"/>
        </w:rPr>
        <w:t>3. Budget Variance Analysis:</w:t>
      </w:r>
      <w:r>
        <w:rPr>
          <w:rFonts w:ascii="Times New Roman" w:hAnsi="Times New Roman"/>
          <w:color w:val="000000"/>
        </w:rPr>
        <w:t xml:space="preserve"> To establish a dynamic baseline for departmental budgets and provide real-time tracking of actual spending versus allocated budgets, highlighting critical variances that require immediate administrative intervention.</w:t>
      </w:r>
    </w:p>
    <w:p w14:paraId="496D090A" w14:textId="77777777" w:rsidR="000B4032" w:rsidRDefault="000B4032" w:rsidP="000B4032">
      <w:r w:rsidRPr="00BD4B50">
        <w:rPr>
          <w:rFonts w:ascii="Times New Roman" w:hAnsi="Times New Roman"/>
          <w:b/>
          <w:bCs/>
          <w:color w:val="000000"/>
        </w:rPr>
        <w:t>4. Interactive Visualization:</w:t>
      </w:r>
      <w:r>
        <w:rPr>
          <w:rFonts w:ascii="Times New Roman" w:hAnsi="Times New Roman"/>
          <w:color w:val="000000"/>
        </w:rPr>
        <w:t xml:space="preserve"> To design a Graphical User Interface (GUI) that presents complex financial data through intuitive, interactive charts, enabling both technical and non-technical stakeholders to perform drill-down analysis.</w:t>
      </w:r>
    </w:p>
    <w:p w14:paraId="77008E6F" w14:textId="77777777" w:rsidR="000B4032" w:rsidRDefault="000B4032" w:rsidP="000B4032">
      <w:r w:rsidRPr="00BD4B50">
        <w:rPr>
          <w:rFonts w:ascii="Times New Roman" w:hAnsi="Times New Roman"/>
          <w:b/>
          <w:bCs/>
          <w:color w:val="000000"/>
        </w:rPr>
        <w:t>5. Cost Optimization Recommendations:</w:t>
      </w:r>
      <w:r>
        <w:rPr>
          <w:rFonts w:ascii="Times New Roman" w:hAnsi="Times New Roman"/>
          <w:color w:val="000000"/>
        </w:rPr>
        <w:t xml:space="preserve"> To lay the groundwork for predictive analytics that can identify underutilized resources and suggest cost-saving measures without compromising the performance or security required for healthcare applications.</w:t>
      </w:r>
    </w:p>
    <w:p w14:paraId="6B65354D" w14:textId="77777777" w:rsidR="000B4032" w:rsidRDefault="000B4032" w:rsidP="000B4032"/>
    <w:p w14:paraId="24BACA47" w14:textId="77777777" w:rsidR="000B4032" w:rsidRDefault="000B4032" w:rsidP="000B4032">
      <w:r>
        <w:br w:type="page"/>
      </w:r>
    </w:p>
    <w:p w14:paraId="7FFE4949" w14:textId="5F483CCF" w:rsidR="000D4944" w:rsidRPr="000D4944" w:rsidRDefault="000B4032" w:rsidP="000D4944">
      <w:pPr>
        <w:pStyle w:val="Heading3"/>
        <w:rPr>
          <w:rFonts w:ascii="Times New Roman" w:hAnsi="Times New Roman"/>
          <w:b/>
          <w:bCs/>
          <w:color w:val="000000"/>
        </w:rPr>
      </w:pPr>
      <w:r w:rsidRPr="000D4944">
        <w:rPr>
          <w:rFonts w:ascii="Times New Roman" w:hAnsi="Times New Roman"/>
          <w:b/>
          <w:bCs/>
          <w:color w:val="000000"/>
        </w:rPr>
        <w:lastRenderedPageBreak/>
        <w:t>Technologies</w:t>
      </w:r>
    </w:p>
    <w:p w14:paraId="60C73563" w14:textId="77777777" w:rsidR="000B4032" w:rsidRDefault="000B4032" w:rsidP="000B4032">
      <w:r>
        <w:rPr>
          <w:rFonts w:ascii="Times New Roman" w:hAnsi="Times New Roman"/>
          <w:color w:val="000000"/>
        </w:rPr>
        <w:t>To achieve the robust functionality required for processing and visualizing large-scale cloud cost data, a carefully selected stack of modern data science and software engineering technologies was utilized. The technology stack was chosen for its scalability, rich ecosystem, and industry-standard adoption in data analytics.</w:t>
      </w:r>
    </w:p>
    <w:p w14:paraId="2C758136" w14:textId="77777777" w:rsidR="000B4032" w:rsidRPr="000D4944" w:rsidRDefault="000B4032" w:rsidP="000B4032">
      <w:pPr>
        <w:rPr>
          <w:b/>
          <w:bCs/>
        </w:rPr>
      </w:pPr>
      <w:r w:rsidRPr="000D4944">
        <w:rPr>
          <w:rFonts w:ascii="Times New Roman" w:hAnsi="Times New Roman"/>
          <w:b/>
          <w:bCs/>
          <w:color w:val="000000"/>
        </w:rPr>
        <w:t>*   Programming Language: Python (Version 3.9+)</w:t>
      </w:r>
    </w:p>
    <w:p w14:paraId="32EACE28" w14:textId="77777777" w:rsidR="000B4032" w:rsidRDefault="000B4032" w:rsidP="000B4032">
      <w:r>
        <w:rPr>
          <w:rFonts w:ascii="Times New Roman" w:hAnsi="Times New Roman"/>
          <w:color w:val="000000"/>
        </w:rPr>
        <w:t>Python serves as the backbone of the entire platform. Its extensive support for data manipulation, mathematical computations, and rapid prototyping makes it the ideal choice for developing both the backend data processing pipelines and the frontend logic.</w:t>
      </w:r>
    </w:p>
    <w:p w14:paraId="74F3B0B1" w14:textId="77777777" w:rsidR="000B4032" w:rsidRPr="000D4944" w:rsidRDefault="000B4032" w:rsidP="000B4032">
      <w:pPr>
        <w:rPr>
          <w:b/>
          <w:bCs/>
        </w:rPr>
      </w:pPr>
      <w:r w:rsidRPr="000D4944">
        <w:rPr>
          <w:rFonts w:ascii="Times New Roman" w:hAnsi="Times New Roman"/>
          <w:b/>
          <w:bCs/>
          <w:color w:val="000000"/>
        </w:rPr>
        <w:t>*   Data Processing and Analysis: Pandas and NumPy</w:t>
      </w:r>
    </w:p>
    <w:p w14:paraId="43CE602D" w14:textId="77777777" w:rsidR="000B4032" w:rsidRDefault="000B4032" w:rsidP="000B4032">
      <w:r>
        <w:rPr>
          <w:rFonts w:ascii="Times New Roman" w:hAnsi="Times New Roman"/>
          <w:color w:val="000000"/>
        </w:rPr>
        <w:t>Pandas is utilized as the primary data manipulation engine. It handles the ingestion of CSV-based billing datasets, performs complex group-by operations, handles missing values, and executing budget variance calculations. NumPy provides the underlying support for high-performance numerical operations and array manipulations required when processing hundreds of thousands of billing records.</w:t>
      </w:r>
    </w:p>
    <w:p w14:paraId="5F4C6B26" w14:textId="77777777" w:rsidR="000B4032" w:rsidRDefault="000B4032" w:rsidP="000B4032">
      <w:r>
        <w:rPr>
          <w:rFonts w:ascii="Times New Roman" w:hAnsi="Times New Roman"/>
          <w:color w:val="000000"/>
        </w:rPr>
        <w:t xml:space="preserve">*   </w:t>
      </w:r>
      <w:r>
        <w:rPr>
          <w:rFonts w:ascii="Times New Roman" w:hAnsi="Times New Roman"/>
          <w:b/>
          <w:color w:val="000000"/>
        </w:rPr>
        <w:t>Data Visualization: Plotly / Dash</w:t>
      </w:r>
    </w:p>
    <w:p w14:paraId="11B7719D" w14:textId="77777777" w:rsidR="000B4032" w:rsidRDefault="000B4032" w:rsidP="000B4032">
      <w:r>
        <w:rPr>
          <w:rFonts w:ascii="Times New Roman" w:hAnsi="Times New Roman"/>
          <w:color w:val="000000"/>
        </w:rPr>
        <w:t>Plotly was selected over static plotting libraries (like Matplotlib) due to its interactivity. In FinOps, the ability to hover over data points, zoom into specific timeframes, and filter categories dynamically is crucial. Plotly powers all the advanced visualizations, including sunburst charts for multi-cloud breakdowns, time-series line graphs for spending trends, and bar charts for budget variances.</w:t>
      </w:r>
    </w:p>
    <w:p w14:paraId="458E6196" w14:textId="77777777" w:rsidR="000B4032" w:rsidRDefault="000B4032" w:rsidP="000B4032">
      <w:r>
        <w:rPr>
          <w:rFonts w:ascii="Times New Roman" w:hAnsi="Times New Roman"/>
          <w:color w:val="000000"/>
        </w:rPr>
        <w:t xml:space="preserve">*   </w:t>
      </w:r>
      <w:r>
        <w:rPr>
          <w:rFonts w:ascii="Times New Roman" w:hAnsi="Times New Roman"/>
          <w:b/>
          <w:color w:val="000000"/>
        </w:rPr>
        <w:t xml:space="preserve">Development Environment: </w:t>
      </w:r>
      <w:proofErr w:type="spellStart"/>
      <w:r>
        <w:rPr>
          <w:rFonts w:ascii="Times New Roman" w:hAnsi="Times New Roman"/>
          <w:b/>
          <w:color w:val="000000"/>
        </w:rPr>
        <w:t>Jupyter</w:t>
      </w:r>
      <w:proofErr w:type="spellEnd"/>
      <w:r>
        <w:rPr>
          <w:rFonts w:ascii="Times New Roman" w:hAnsi="Times New Roman"/>
          <w:b/>
          <w:color w:val="000000"/>
        </w:rPr>
        <w:t xml:space="preserve"> Notebooks &amp; Visual Studio Code (VS Code)</w:t>
      </w:r>
    </w:p>
    <w:p w14:paraId="02429143" w14:textId="77777777" w:rsidR="000B4032" w:rsidRDefault="000B4032" w:rsidP="000B4032">
      <w:r>
        <w:rPr>
          <w:rFonts w:ascii="Times New Roman" w:hAnsi="Times New Roman"/>
          <w:color w:val="000000"/>
        </w:rPr>
        <w:t xml:space="preserve">Initial prototyping, data exploration, and algorithmic testing were conducted within </w:t>
      </w:r>
      <w:proofErr w:type="spellStart"/>
      <w:r>
        <w:rPr>
          <w:rFonts w:ascii="Times New Roman" w:hAnsi="Times New Roman"/>
          <w:color w:val="000000"/>
        </w:rPr>
        <w:t>Jupyter</w:t>
      </w:r>
      <w:proofErr w:type="spellEnd"/>
      <w:r>
        <w:rPr>
          <w:rFonts w:ascii="Times New Roman" w:hAnsi="Times New Roman"/>
          <w:color w:val="000000"/>
        </w:rPr>
        <w:t xml:space="preserve"> Notebooks, allowing for an interactive, cell-by-cell execution environment. The final production-ready code was structured and managed within VS Code, leveraging its advanced debugging, linting, and version control integrations.</w:t>
      </w:r>
    </w:p>
    <w:p w14:paraId="4ECB5BAE" w14:textId="77777777" w:rsidR="000B4032" w:rsidRDefault="000B4032" w:rsidP="000B4032">
      <w:r>
        <w:rPr>
          <w:rFonts w:ascii="Times New Roman" w:hAnsi="Times New Roman"/>
          <w:color w:val="000000"/>
        </w:rPr>
        <w:t xml:space="preserve">*   </w:t>
      </w:r>
      <w:r>
        <w:rPr>
          <w:rFonts w:ascii="Times New Roman" w:hAnsi="Times New Roman"/>
          <w:b/>
          <w:color w:val="000000"/>
        </w:rPr>
        <w:t>Version Control: Git &amp; GitHub</w:t>
      </w:r>
    </w:p>
    <w:p w14:paraId="6A88FFB9" w14:textId="77777777" w:rsidR="000B4032" w:rsidRDefault="000B4032" w:rsidP="000B4032">
      <w:pPr>
        <w:rPr>
          <w:rFonts w:ascii="Times New Roman" w:hAnsi="Times New Roman"/>
          <w:color w:val="000000"/>
        </w:rPr>
      </w:pPr>
      <w:r>
        <w:rPr>
          <w:rFonts w:ascii="Times New Roman" w:hAnsi="Times New Roman"/>
          <w:color w:val="000000"/>
        </w:rPr>
        <w:t>Git was employed to maintain a rigorous version history of the codebase, manage feature branches, and ensure a secure backup of all project assets. This facilitated organized iterative development and error recovery.</w:t>
      </w:r>
    </w:p>
    <w:p w14:paraId="0C13405D" w14:textId="77777777" w:rsidR="00C70B4C" w:rsidRDefault="00C70B4C" w:rsidP="000B4032">
      <w:pPr>
        <w:rPr>
          <w:rFonts w:ascii="Times New Roman" w:hAnsi="Times New Roman"/>
          <w:color w:val="000000"/>
        </w:rPr>
      </w:pPr>
    </w:p>
    <w:p w14:paraId="59FFCB40" w14:textId="77777777" w:rsidR="00C70B4C" w:rsidRDefault="00C70B4C" w:rsidP="000B4032">
      <w:pPr>
        <w:rPr>
          <w:rFonts w:ascii="Times New Roman" w:hAnsi="Times New Roman"/>
          <w:color w:val="000000"/>
        </w:rPr>
      </w:pPr>
    </w:p>
    <w:p w14:paraId="41D1D013" w14:textId="77777777" w:rsidR="00C70B4C" w:rsidRDefault="00C70B4C" w:rsidP="000B4032"/>
    <w:p w14:paraId="24C74110" w14:textId="77777777" w:rsidR="000B4032" w:rsidRPr="00E91B61" w:rsidRDefault="000B4032" w:rsidP="000B4032">
      <w:pPr>
        <w:rPr>
          <w:sz w:val="28"/>
          <w:szCs w:val="28"/>
        </w:rPr>
      </w:pPr>
    </w:p>
    <w:p w14:paraId="0B17C906" w14:textId="77777777" w:rsidR="000B4032" w:rsidRPr="00E91B61" w:rsidRDefault="000B4032" w:rsidP="000B4032">
      <w:pPr>
        <w:rPr>
          <w:sz w:val="28"/>
          <w:szCs w:val="28"/>
        </w:rPr>
      </w:pPr>
      <w:r w:rsidRPr="00E91B61">
        <w:rPr>
          <w:rFonts w:ascii="Times New Roman" w:hAnsi="Times New Roman"/>
          <w:b/>
          <w:color w:val="000000"/>
          <w:sz w:val="28"/>
          <w:szCs w:val="28"/>
        </w:rPr>
        <w:lastRenderedPageBreak/>
        <w:t>Hardware Architecture</w:t>
      </w:r>
    </w:p>
    <w:p w14:paraId="2A87A63A" w14:textId="77777777" w:rsidR="000B4032" w:rsidRDefault="000B4032" w:rsidP="000B4032">
      <w:r>
        <w:rPr>
          <w:rFonts w:ascii="Times New Roman" w:hAnsi="Times New Roman"/>
          <w:color w:val="000000"/>
        </w:rPr>
        <w:t>While this project focuses on software-defined analytics, understanding the hardware architecture—both of the development environment and the simulated cloud infrastructure being analyzed—is essential.</w:t>
      </w:r>
    </w:p>
    <w:p w14:paraId="3100B7A4" w14:textId="77777777" w:rsidR="000B4032" w:rsidRDefault="000B4032" w:rsidP="000B4032"/>
    <w:p w14:paraId="0391EDBE" w14:textId="77777777" w:rsidR="000B4032" w:rsidRDefault="000B4032" w:rsidP="000B4032">
      <w:r>
        <w:rPr>
          <w:rFonts w:ascii="Times New Roman" w:hAnsi="Times New Roman"/>
          <w:color w:val="000000"/>
        </w:rPr>
        <w:t xml:space="preserve">*   </w:t>
      </w:r>
      <w:r>
        <w:rPr>
          <w:rFonts w:ascii="Times New Roman" w:hAnsi="Times New Roman"/>
          <w:b/>
          <w:color w:val="000000"/>
        </w:rPr>
        <w:t>Development and Execution Environment:</w:t>
      </w:r>
    </w:p>
    <w:p w14:paraId="105A395D" w14:textId="77777777" w:rsidR="000B4032" w:rsidRDefault="000B4032" w:rsidP="000B4032">
      <w:r>
        <w:rPr>
          <w:rFonts w:ascii="Times New Roman" w:hAnsi="Times New Roman"/>
          <w:color w:val="000000"/>
        </w:rPr>
        <w:t>The platform was developed and tested on a standard high-performance workstation.</w:t>
      </w:r>
    </w:p>
    <w:p w14:paraId="7057661F" w14:textId="77777777" w:rsidR="000B4032" w:rsidRDefault="000B4032" w:rsidP="000B4032">
      <w:r>
        <w:rPr>
          <w:rFonts w:ascii="Times New Roman" w:hAnsi="Times New Roman"/>
          <w:color w:val="000000"/>
        </w:rPr>
        <w:t xml:space="preserve">*   </w:t>
      </w:r>
      <w:r>
        <w:rPr>
          <w:rFonts w:ascii="Times New Roman" w:hAnsi="Times New Roman"/>
          <w:b/>
          <w:color w:val="000000"/>
        </w:rPr>
        <w:t>Processor:</w:t>
      </w:r>
      <w:r>
        <w:rPr>
          <w:rFonts w:ascii="Times New Roman" w:hAnsi="Times New Roman"/>
          <w:color w:val="000000"/>
        </w:rPr>
        <w:t xml:space="preserve"> Intel Core i7 / AMD Ryzen 7 equivalent or higher, providing sufficient multi-threading capabilities for processing large Pandas </w:t>
      </w:r>
      <w:proofErr w:type="spellStart"/>
      <w:r>
        <w:rPr>
          <w:rFonts w:ascii="Times New Roman" w:hAnsi="Times New Roman"/>
          <w:color w:val="000000"/>
        </w:rPr>
        <w:t>DataFrames</w:t>
      </w:r>
      <w:proofErr w:type="spellEnd"/>
      <w:r>
        <w:rPr>
          <w:rFonts w:ascii="Times New Roman" w:hAnsi="Times New Roman"/>
          <w:color w:val="000000"/>
        </w:rPr>
        <w:t>.</w:t>
      </w:r>
    </w:p>
    <w:p w14:paraId="63F59C16" w14:textId="77777777" w:rsidR="000B4032" w:rsidRDefault="000B4032" w:rsidP="000B4032">
      <w:r>
        <w:rPr>
          <w:rFonts w:ascii="Times New Roman" w:hAnsi="Times New Roman"/>
          <w:color w:val="000000"/>
        </w:rPr>
        <w:t xml:space="preserve">*   </w:t>
      </w:r>
      <w:r>
        <w:rPr>
          <w:rFonts w:ascii="Times New Roman" w:hAnsi="Times New Roman"/>
          <w:b/>
          <w:color w:val="000000"/>
        </w:rPr>
        <w:t>Memory (RAM):</w:t>
      </w:r>
      <w:r>
        <w:rPr>
          <w:rFonts w:ascii="Times New Roman" w:hAnsi="Times New Roman"/>
          <w:color w:val="000000"/>
        </w:rPr>
        <w:t xml:space="preserve"> 16 GB to 32 GB. High RAM is critical as Pandas processes data entirely in-memory. The simulated datasets (containing over 10,000+ rows of billing data) require substantial memory overhead during complex merge and pivot operations.</w:t>
      </w:r>
    </w:p>
    <w:p w14:paraId="6071D653" w14:textId="77777777" w:rsidR="000B4032" w:rsidRDefault="000B4032" w:rsidP="000B4032">
      <w:r>
        <w:rPr>
          <w:rFonts w:ascii="Times New Roman" w:hAnsi="Times New Roman"/>
          <w:color w:val="000000"/>
        </w:rPr>
        <w:t xml:space="preserve">*   </w:t>
      </w:r>
      <w:r>
        <w:rPr>
          <w:rFonts w:ascii="Times New Roman" w:hAnsi="Times New Roman"/>
          <w:b/>
          <w:color w:val="000000"/>
        </w:rPr>
        <w:t>Storage:</w:t>
      </w:r>
      <w:r>
        <w:rPr>
          <w:rFonts w:ascii="Times New Roman" w:hAnsi="Times New Roman"/>
          <w:color w:val="000000"/>
        </w:rPr>
        <w:t xml:space="preserve"> 512 GB </w:t>
      </w:r>
      <w:proofErr w:type="spellStart"/>
      <w:r>
        <w:rPr>
          <w:rFonts w:ascii="Times New Roman" w:hAnsi="Times New Roman"/>
          <w:color w:val="000000"/>
        </w:rPr>
        <w:t>NVMe</w:t>
      </w:r>
      <w:proofErr w:type="spellEnd"/>
      <w:r>
        <w:rPr>
          <w:rFonts w:ascii="Times New Roman" w:hAnsi="Times New Roman"/>
          <w:color w:val="000000"/>
        </w:rPr>
        <w:t xml:space="preserve"> SSD, ensuring rapid read/write speeds during the data ingestion phase.</w:t>
      </w:r>
    </w:p>
    <w:p w14:paraId="0A38224B" w14:textId="77777777" w:rsidR="000B4032" w:rsidRDefault="000B4032" w:rsidP="000B4032">
      <w:r>
        <w:rPr>
          <w:rFonts w:ascii="Times New Roman" w:hAnsi="Times New Roman"/>
          <w:color w:val="000000"/>
        </w:rPr>
        <w:t xml:space="preserve">*   </w:t>
      </w:r>
      <w:r>
        <w:rPr>
          <w:rFonts w:ascii="Times New Roman" w:hAnsi="Times New Roman"/>
          <w:b/>
          <w:color w:val="000000"/>
        </w:rPr>
        <w:t>Simulated Cloud Infrastructure (The Analyzed Subject):</w:t>
      </w:r>
    </w:p>
    <w:p w14:paraId="26885F8E" w14:textId="77777777" w:rsidR="000B4032" w:rsidRDefault="000B4032" w:rsidP="000B4032">
      <w:r>
        <w:rPr>
          <w:rFonts w:ascii="Times New Roman" w:hAnsi="Times New Roman"/>
          <w:color w:val="000000"/>
        </w:rPr>
        <w:t>The billing data generated represents a highly distributed hardware architecture across multiple cloud providers:</w:t>
      </w:r>
    </w:p>
    <w:p w14:paraId="58C688ED" w14:textId="77777777" w:rsidR="000B4032" w:rsidRDefault="000B4032" w:rsidP="000B4032">
      <w:r>
        <w:rPr>
          <w:rFonts w:ascii="Times New Roman" w:hAnsi="Times New Roman"/>
          <w:color w:val="000000"/>
        </w:rPr>
        <w:t xml:space="preserve">*   </w:t>
      </w:r>
      <w:r>
        <w:rPr>
          <w:rFonts w:ascii="Times New Roman" w:hAnsi="Times New Roman"/>
          <w:b/>
          <w:color w:val="000000"/>
        </w:rPr>
        <w:t>Compute Instances:</w:t>
      </w:r>
      <w:r>
        <w:rPr>
          <w:rFonts w:ascii="Times New Roman" w:hAnsi="Times New Roman"/>
          <w:color w:val="000000"/>
        </w:rPr>
        <w:t xml:space="preserve"> Representing scalable virtual machines (e.g., AWS EC2, Azure VMs) used for processing patient data and running hospital management systems.</w:t>
      </w:r>
    </w:p>
    <w:p w14:paraId="537FCABB" w14:textId="77777777" w:rsidR="000B4032" w:rsidRDefault="000B4032" w:rsidP="000B4032">
      <w:r>
        <w:rPr>
          <w:rFonts w:ascii="Times New Roman" w:hAnsi="Times New Roman"/>
          <w:color w:val="000000"/>
        </w:rPr>
        <w:t xml:space="preserve">*   </w:t>
      </w:r>
      <w:r>
        <w:rPr>
          <w:rFonts w:ascii="Times New Roman" w:hAnsi="Times New Roman"/>
          <w:b/>
          <w:color w:val="000000"/>
        </w:rPr>
        <w:t>Storage Clusters:</w:t>
      </w:r>
      <w:r>
        <w:rPr>
          <w:rFonts w:ascii="Times New Roman" w:hAnsi="Times New Roman"/>
          <w:color w:val="000000"/>
        </w:rPr>
        <w:t xml:space="preserve"> Representing secure, redundant object storage (e.g., AWS S3, GCP Cloud Storage) housing terabytes of EHRs and medical imaging files (PACS).</w:t>
      </w:r>
    </w:p>
    <w:p w14:paraId="68915195" w14:textId="77777777" w:rsidR="000B4032" w:rsidRDefault="000B4032" w:rsidP="000B4032">
      <w:r>
        <w:rPr>
          <w:rFonts w:ascii="Times New Roman" w:hAnsi="Times New Roman"/>
          <w:color w:val="000000"/>
        </w:rPr>
        <w:t xml:space="preserve">*   </w:t>
      </w:r>
      <w:r>
        <w:rPr>
          <w:rFonts w:ascii="Times New Roman" w:hAnsi="Times New Roman"/>
          <w:b/>
          <w:color w:val="000000"/>
        </w:rPr>
        <w:t>Database Servers:</w:t>
      </w:r>
      <w:r>
        <w:rPr>
          <w:rFonts w:ascii="Times New Roman" w:hAnsi="Times New Roman"/>
          <w:color w:val="000000"/>
        </w:rPr>
        <w:t xml:space="preserve"> Representing managed relational and NoSQL databases processing real-time transactional data from healthcare applications.</w:t>
      </w:r>
    </w:p>
    <w:p w14:paraId="29F39F51" w14:textId="77777777" w:rsidR="000B4032" w:rsidRDefault="000B4032" w:rsidP="000B4032"/>
    <w:p w14:paraId="094D3C6C" w14:textId="77777777" w:rsidR="00C70B4C" w:rsidRDefault="00C70B4C" w:rsidP="000B4032"/>
    <w:p w14:paraId="55C9064A" w14:textId="77777777" w:rsidR="00C70B4C" w:rsidRDefault="00C70B4C" w:rsidP="000B4032"/>
    <w:p w14:paraId="3D5A00EA" w14:textId="77777777" w:rsidR="00C70B4C" w:rsidRDefault="00C70B4C" w:rsidP="000B4032"/>
    <w:p w14:paraId="37C18412" w14:textId="77777777" w:rsidR="00C70B4C" w:rsidRDefault="00C70B4C" w:rsidP="000B4032"/>
    <w:p w14:paraId="6004D9E0" w14:textId="77777777" w:rsidR="00C70B4C" w:rsidRDefault="00C70B4C" w:rsidP="000B4032"/>
    <w:p w14:paraId="3E95071E" w14:textId="77777777" w:rsidR="00C70B4C" w:rsidRDefault="00C70B4C" w:rsidP="000B4032"/>
    <w:p w14:paraId="651E220E" w14:textId="77777777" w:rsidR="00C70B4C" w:rsidRDefault="00C70B4C" w:rsidP="000B4032"/>
    <w:p w14:paraId="12B32E36" w14:textId="16DC8598" w:rsidR="000B4032" w:rsidRPr="00E91B61" w:rsidRDefault="000B4032" w:rsidP="00E91B61">
      <w:pPr>
        <w:rPr>
          <w:b/>
          <w:bCs/>
          <w:sz w:val="28"/>
          <w:szCs w:val="28"/>
        </w:rPr>
      </w:pPr>
      <w:r w:rsidRPr="00E91B61">
        <w:rPr>
          <w:rFonts w:ascii="Times New Roman" w:hAnsi="Times New Roman"/>
          <w:b/>
          <w:bCs/>
          <w:color w:val="000000"/>
          <w:sz w:val="28"/>
          <w:szCs w:val="28"/>
        </w:rPr>
        <w:lastRenderedPageBreak/>
        <w:t>Software Architecture</w:t>
      </w:r>
    </w:p>
    <w:p w14:paraId="7F007D91" w14:textId="77777777" w:rsidR="000B4032" w:rsidRDefault="000B4032" w:rsidP="000B4032">
      <w:r>
        <w:rPr>
          <w:rFonts w:ascii="Times New Roman" w:hAnsi="Times New Roman"/>
          <w:color w:val="000000"/>
        </w:rPr>
        <w:t>The software architecture of the Cloud Cost Intelligence Platform follows a modular, decoupled design paradigm, ensuring maintainability and scalability. The architecture is divided into three primary tiers: the Data Ingestion &amp; Generation Layer, the Core Processing &amp; Analytics Engine, and the Presentation (GUI) Layer.</w:t>
      </w:r>
    </w:p>
    <w:p w14:paraId="50DE2D78" w14:textId="77777777" w:rsidR="000B4032" w:rsidRDefault="000B4032" w:rsidP="000B4032"/>
    <w:p w14:paraId="76832FEE" w14:textId="77777777" w:rsidR="000B4032" w:rsidRDefault="000B4032" w:rsidP="000B4032">
      <w:r>
        <w:rPr>
          <w:rFonts w:ascii="Times New Roman" w:hAnsi="Times New Roman"/>
          <w:color w:val="000000"/>
        </w:rPr>
        <w:t xml:space="preserve">1.  </w:t>
      </w:r>
      <w:r>
        <w:rPr>
          <w:rFonts w:ascii="Times New Roman" w:hAnsi="Times New Roman"/>
          <w:b/>
          <w:color w:val="000000"/>
        </w:rPr>
        <w:t>Data Ingestion &amp; Generation Layer:</w:t>
      </w:r>
    </w:p>
    <w:p w14:paraId="21D2A769" w14:textId="77777777" w:rsidR="000B4032" w:rsidRDefault="000B4032" w:rsidP="000B4032">
      <w:r>
        <w:rPr>
          <w:rFonts w:ascii="Times New Roman" w:hAnsi="Times New Roman"/>
          <w:color w:val="000000"/>
        </w:rPr>
        <w:t>*   *Module: `generate_dataset.py`*</w:t>
      </w:r>
    </w:p>
    <w:p w14:paraId="296D3AFE" w14:textId="77777777" w:rsidR="000B4032" w:rsidRDefault="000B4032" w:rsidP="000B4032">
      <w:r>
        <w:rPr>
          <w:rFonts w:ascii="Times New Roman" w:hAnsi="Times New Roman"/>
          <w:color w:val="000000"/>
        </w:rPr>
        <w:t>*   Since obtaining real-world, un-anonymized healthcare billing data poses severe privacy risks, this layer is responsible for programmatically generating highly realistic, synthetic cloud billing datasets. It creates comprehensive CSV files containing fields such as Date, Cloud Provider, Service Category, Resource ID, Cost, Cost Center, and HIPAA Compliance Status.</w:t>
      </w:r>
    </w:p>
    <w:p w14:paraId="5E7CDF90" w14:textId="77777777" w:rsidR="000B4032" w:rsidRDefault="000B4032" w:rsidP="000B4032">
      <w:r>
        <w:rPr>
          <w:rFonts w:ascii="Times New Roman" w:hAnsi="Times New Roman"/>
          <w:color w:val="000000"/>
        </w:rPr>
        <w:t xml:space="preserve">2.  </w:t>
      </w:r>
      <w:r>
        <w:rPr>
          <w:rFonts w:ascii="Times New Roman" w:hAnsi="Times New Roman"/>
          <w:b/>
          <w:color w:val="000000"/>
        </w:rPr>
        <w:t>Core Processing &amp; Analytics Engine:</w:t>
      </w:r>
    </w:p>
    <w:p w14:paraId="7799877A" w14:textId="77777777" w:rsidR="000B4032" w:rsidRDefault="000B4032" w:rsidP="000B4032">
      <w:r>
        <w:rPr>
          <w:rFonts w:ascii="Times New Roman" w:hAnsi="Times New Roman"/>
          <w:color w:val="000000"/>
        </w:rPr>
        <w:t>*   *Module: Data Transformation scripts / Pandas Pipeline*</w:t>
      </w:r>
    </w:p>
    <w:p w14:paraId="57EF504D" w14:textId="77777777" w:rsidR="000B4032" w:rsidRDefault="000B4032" w:rsidP="000B4032">
      <w:r>
        <w:rPr>
          <w:rFonts w:ascii="Times New Roman" w:hAnsi="Times New Roman"/>
          <w:color w:val="000000"/>
        </w:rPr>
        <w:t>*   This is the analytical heart of the system. It reads the raw datasets and performs ETL (Extract, Transform, Load) operations. Key architectural components here include:</w:t>
      </w:r>
    </w:p>
    <w:p w14:paraId="12E872EA" w14:textId="77777777" w:rsidR="000B4032" w:rsidRDefault="000B4032" w:rsidP="000B4032">
      <w:r>
        <w:rPr>
          <w:rFonts w:ascii="Times New Roman" w:hAnsi="Times New Roman"/>
          <w:color w:val="000000"/>
        </w:rPr>
        <w:t xml:space="preserve">*   </w:t>
      </w:r>
      <w:r>
        <w:rPr>
          <w:rFonts w:ascii="Times New Roman" w:hAnsi="Times New Roman"/>
          <w:b/>
          <w:color w:val="000000"/>
        </w:rPr>
        <w:t>Standardization Unit:</w:t>
      </w:r>
      <w:r>
        <w:rPr>
          <w:rFonts w:ascii="Times New Roman" w:hAnsi="Times New Roman"/>
          <w:color w:val="000000"/>
        </w:rPr>
        <w:t xml:space="preserve"> Normalizes date formats, currency values, and provider names.</w:t>
      </w:r>
    </w:p>
    <w:p w14:paraId="7A8D45C8" w14:textId="77777777" w:rsidR="000B4032" w:rsidRDefault="000B4032" w:rsidP="000B4032">
      <w:r>
        <w:rPr>
          <w:rFonts w:ascii="Times New Roman" w:hAnsi="Times New Roman"/>
          <w:color w:val="000000"/>
        </w:rPr>
        <w:t xml:space="preserve">*   </w:t>
      </w:r>
      <w:r>
        <w:rPr>
          <w:rFonts w:ascii="Times New Roman" w:hAnsi="Times New Roman"/>
          <w:b/>
          <w:color w:val="000000"/>
        </w:rPr>
        <w:t>Aggregation Engine:</w:t>
      </w:r>
      <w:r>
        <w:rPr>
          <w:rFonts w:ascii="Times New Roman" w:hAnsi="Times New Roman"/>
          <w:color w:val="000000"/>
        </w:rPr>
        <w:t xml:space="preserve"> Rolls up daily costs into weekly or monthly views and calculates aggregate spending per department.</w:t>
      </w:r>
    </w:p>
    <w:p w14:paraId="18BB1480" w14:textId="77777777" w:rsidR="000B4032" w:rsidRDefault="000B4032" w:rsidP="000B4032">
      <w:r>
        <w:rPr>
          <w:rFonts w:ascii="Times New Roman" w:hAnsi="Times New Roman"/>
          <w:color w:val="000000"/>
        </w:rPr>
        <w:t xml:space="preserve">*   </w:t>
      </w:r>
      <w:r>
        <w:rPr>
          <w:rFonts w:ascii="Times New Roman" w:hAnsi="Times New Roman"/>
          <w:b/>
          <w:color w:val="000000"/>
        </w:rPr>
        <w:t>Variance Calculator:</w:t>
      </w:r>
      <w:r>
        <w:rPr>
          <w:rFonts w:ascii="Times New Roman" w:hAnsi="Times New Roman"/>
          <w:color w:val="000000"/>
        </w:rPr>
        <w:t xml:space="preserve"> Compares actual accumulated spending against predefined, hardcoded departmental budgets to output variance percentages.</w:t>
      </w:r>
    </w:p>
    <w:p w14:paraId="5C0E3C4E" w14:textId="77777777" w:rsidR="000B4032" w:rsidRDefault="000B4032" w:rsidP="000B4032">
      <w:r>
        <w:rPr>
          <w:rFonts w:ascii="Times New Roman" w:hAnsi="Times New Roman"/>
          <w:color w:val="000000"/>
        </w:rPr>
        <w:t xml:space="preserve">3.  </w:t>
      </w:r>
      <w:r>
        <w:rPr>
          <w:rFonts w:ascii="Times New Roman" w:hAnsi="Times New Roman"/>
          <w:b/>
          <w:color w:val="000000"/>
        </w:rPr>
        <w:t>Presentation (GUI) Layer:</w:t>
      </w:r>
    </w:p>
    <w:p w14:paraId="292C52F4" w14:textId="77777777" w:rsidR="000B4032" w:rsidRDefault="000B4032" w:rsidP="000B4032">
      <w:r>
        <w:rPr>
          <w:rFonts w:ascii="Times New Roman" w:hAnsi="Times New Roman"/>
          <w:color w:val="000000"/>
        </w:rPr>
        <w:t>*   *Module: `dashboard.py`*</w:t>
      </w:r>
    </w:p>
    <w:p w14:paraId="24773395" w14:textId="77777777" w:rsidR="000B4032" w:rsidRDefault="000B4032" w:rsidP="000B4032">
      <w:r>
        <w:rPr>
          <w:rFonts w:ascii="Times New Roman" w:hAnsi="Times New Roman"/>
          <w:color w:val="000000"/>
        </w:rPr>
        <w:t xml:space="preserve">*   The frontend architecture utilizes an event-driven model. It takes the pre-processed </w:t>
      </w:r>
      <w:proofErr w:type="spellStart"/>
      <w:r>
        <w:rPr>
          <w:rFonts w:ascii="Times New Roman" w:hAnsi="Times New Roman"/>
          <w:color w:val="000000"/>
        </w:rPr>
        <w:t>DataFrames</w:t>
      </w:r>
      <w:proofErr w:type="spellEnd"/>
      <w:r>
        <w:rPr>
          <w:rFonts w:ascii="Times New Roman" w:hAnsi="Times New Roman"/>
          <w:color w:val="000000"/>
        </w:rPr>
        <w:t xml:space="preserve"> from the Analytics Engine and binds them to interactive Plotly components. The layout is structured using a grid system to display high-level KPIs (Total Spend, Total Variance) at the top, followed by granular visualizations (</w:t>
      </w:r>
      <w:proofErr w:type="gramStart"/>
      <w:r>
        <w:rPr>
          <w:rFonts w:ascii="Times New Roman" w:hAnsi="Times New Roman"/>
          <w:color w:val="000000"/>
        </w:rPr>
        <w:t>Multi-cloud</w:t>
      </w:r>
      <w:proofErr w:type="gramEnd"/>
      <w:r>
        <w:rPr>
          <w:rFonts w:ascii="Times New Roman" w:hAnsi="Times New Roman"/>
          <w:color w:val="000000"/>
        </w:rPr>
        <w:t xml:space="preserve"> split, Service breakdown) below.</w:t>
      </w:r>
    </w:p>
    <w:p w14:paraId="0C02A5E9" w14:textId="77777777" w:rsidR="000B4032" w:rsidRDefault="000B4032" w:rsidP="000B4032"/>
    <w:p w14:paraId="2C9FCB7E" w14:textId="77777777" w:rsidR="00C70B4C" w:rsidRDefault="00C70B4C" w:rsidP="000B4032"/>
    <w:p w14:paraId="1E1CA040" w14:textId="77777777" w:rsidR="00C70B4C" w:rsidRDefault="00C70B4C" w:rsidP="000B4032"/>
    <w:p w14:paraId="5CA399C2" w14:textId="77777777" w:rsidR="000B4032" w:rsidRPr="00B74649" w:rsidRDefault="000B4032" w:rsidP="000B4032">
      <w:pPr>
        <w:rPr>
          <w:sz w:val="32"/>
          <w:szCs w:val="32"/>
          <w:u w:val="single"/>
        </w:rPr>
      </w:pPr>
      <w:r w:rsidRPr="00B74649">
        <w:rPr>
          <w:rFonts w:ascii="Times New Roman" w:hAnsi="Times New Roman"/>
          <w:b/>
          <w:color w:val="000000"/>
          <w:sz w:val="32"/>
          <w:szCs w:val="32"/>
          <w:u w:val="single"/>
        </w:rPr>
        <w:lastRenderedPageBreak/>
        <w:t>System</w:t>
      </w:r>
    </w:p>
    <w:p w14:paraId="61198BB0" w14:textId="77777777" w:rsidR="000B4032" w:rsidRPr="00B74649" w:rsidRDefault="000B4032" w:rsidP="000B4032">
      <w:pPr>
        <w:pStyle w:val="Heading3"/>
        <w:rPr>
          <w:b/>
          <w:bCs/>
        </w:rPr>
      </w:pPr>
      <w:r w:rsidRPr="00B74649">
        <w:rPr>
          <w:rFonts w:ascii="Times New Roman" w:hAnsi="Times New Roman"/>
          <w:b/>
          <w:bCs/>
          <w:color w:val="000000"/>
        </w:rPr>
        <w:t>Requirements</w:t>
      </w:r>
    </w:p>
    <w:p w14:paraId="2C10BC00" w14:textId="77777777" w:rsidR="000B4032" w:rsidRDefault="000B4032" w:rsidP="000B4032">
      <w:r>
        <w:rPr>
          <w:rFonts w:ascii="Times New Roman" w:hAnsi="Times New Roman"/>
          <w:color w:val="000000"/>
        </w:rPr>
        <w:t>The requirements engineering phase forms the foundation of the Cloud Cost Intelligence Platform. These requirements were gathered by analyzing standard FinOps practices and the specific regulatory constraints of the healthcare industry.</w:t>
      </w:r>
    </w:p>
    <w:p w14:paraId="19091668" w14:textId="77777777" w:rsidR="000B4032" w:rsidRDefault="000B4032" w:rsidP="000B4032"/>
    <w:p w14:paraId="0CAD556C" w14:textId="77777777" w:rsidR="000B4032" w:rsidRPr="00DE4B2E" w:rsidRDefault="000B4032" w:rsidP="000B4032">
      <w:pPr>
        <w:pStyle w:val="Heading4"/>
        <w:rPr>
          <w:b/>
          <w:bCs/>
          <w:i w:val="0"/>
          <w:iCs w:val="0"/>
          <w:sz w:val="28"/>
          <w:szCs w:val="28"/>
        </w:rPr>
      </w:pPr>
      <w:r w:rsidRPr="00DE4B2E">
        <w:rPr>
          <w:rFonts w:ascii="Times New Roman" w:hAnsi="Times New Roman"/>
          <w:b/>
          <w:bCs/>
          <w:i w:val="0"/>
          <w:iCs w:val="0"/>
          <w:color w:val="000000"/>
          <w:sz w:val="28"/>
          <w:szCs w:val="28"/>
        </w:rPr>
        <w:t>Functional Requirements</w:t>
      </w:r>
    </w:p>
    <w:p w14:paraId="70B2C834" w14:textId="77777777" w:rsidR="000B4032" w:rsidRDefault="000B4032" w:rsidP="000B4032">
      <w:r>
        <w:rPr>
          <w:rFonts w:ascii="Times New Roman" w:hAnsi="Times New Roman"/>
          <w:color w:val="000000"/>
        </w:rPr>
        <w:t>Functional requirements define the specific behaviors, capabilities, and data processing tasks the system must perform to be deemed successful.</w:t>
      </w:r>
    </w:p>
    <w:p w14:paraId="15B76708" w14:textId="77777777" w:rsidR="000B4032" w:rsidRDefault="000B4032" w:rsidP="000B4032"/>
    <w:p w14:paraId="37F8665D" w14:textId="77777777" w:rsidR="000B4032" w:rsidRDefault="000B4032" w:rsidP="000B4032">
      <w:r>
        <w:rPr>
          <w:rFonts w:ascii="Times New Roman" w:hAnsi="Times New Roman"/>
          <w:color w:val="000000"/>
        </w:rPr>
        <w:t xml:space="preserve">1.  </w:t>
      </w:r>
      <w:r>
        <w:rPr>
          <w:rFonts w:ascii="Times New Roman" w:hAnsi="Times New Roman"/>
          <w:b/>
          <w:color w:val="000000"/>
        </w:rPr>
        <w:t>FR-1: Automated Dataset Generation:</w:t>
      </w:r>
      <w:r>
        <w:rPr>
          <w:rFonts w:ascii="Times New Roman" w:hAnsi="Times New Roman"/>
          <w:color w:val="000000"/>
        </w:rPr>
        <w:t xml:space="preserve"> The system shall be capable of generating a synthetic dataset of at least 1,000 to 10,000 records, simulating 12 months of multi-cloud billing data across AWS, Azure, and GCP.</w:t>
      </w:r>
    </w:p>
    <w:p w14:paraId="4F7BCA10" w14:textId="77777777" w:rsidR="000B4032" w:rsidRDefault="000B4032" w:rsidP="000B4032">
      <w:r>
        <w:rPr>
          <w:rFonts w:ascii="Times New Roman" w:hAnsi="Times New Roman"/>
          <w:color w:val="000000"/>
        </w:rPr>
        <w:t xml:space="preserve">2.  </w:t>
      </w:r>
      <w:r>
        <w:rPr>
          <w:rFonts w:ascii="Times New Roman" w:hAnsi="Times New Roman"/>
          <w:b/>
          <w:color w:val="000000"/>
        </w:rPr>
        <w:t>FR-2: Data Ingestion and Parsing:</w:t>
      </w:r>
      <w:r>
        <w:rPr>
          <w:rFonts w:ascii="Times New Roman" w:hAnsi="Times New Roman"/>
          <w:color w:val="000000"/>
        </w:rPr>
        <w:t xml:space="preserve"> The system must read the generated CSV billing data and parse all fields correctly, specifically handling date-time objects and floating-point currency values.</w:t>
      </w:r>
    </w:p>
    <w:p w14:paraId="5B039E34" w14:textId="77777777" w:rsidR="000B4032" w:rsidRDefault="000B4032" w:rsidP="000B4032">
      <w:r>
        <w:rPr>
          <w:rFonts w:ascii="Times New Roman" w:hAnsi="Times New Roman"/>
          <w:color w:val="000000"/>
        </w:rPr>
        <w:t xml:space="preserve">3.  </w:t>
      </w:r>
      <w:r>
        <w:rPr>
          <w:rFonts w:ascii="Times New Roman" w:hAnsi="Times New Roman"/>
          <w:b/>
          <w:color w:val="000000"/>
        </w:rPr>
        <w:t>FR-3: Multi-Cloud Cost Aggregation:</w:t>
      </w:r>
      <w:r>
        <w:rPr>
          <w:rFonts w:ascii="Times New Roman" w:hAnsi="Times New Roman"/>
          <w:color w:val="000000"/>
        </w:rPr>
        <w:t xml:space="preserve"> The system shall aggregate total costs and categorize them by Cloud Provider (AWS, Azure, GCP).</w:t>
      </w:r>
    </w:p>
    <w:p w14:paraId="34D91B4A" w14:textId="77777777" w:rsidR="000B4032" w:rsidRDefault="000B4032" w:rsidP="000B4032">
      <w:r>
        <w:rPr>
          <w:rFonts w:ascii="Times New Roman" w:hAnsi="Times New Roman"/>
          <w:color w:val="000000"/>
        </w:rPr>
        <w:t xml:space="preserve">4.  </w:t>
      </w:r>
      <w:r>
        <w:rPr>
          <w:rFonts w:ascii="Times New Roman" w:hAnsi="Times New Roman"/>
          <w:b/>
          <w:color w:val="000000"/>
        </w:rPr>
        <w:t>FR-4: Service Level Breakdown:</w:t>
      </w:r>
      <w:r>
        <w:rPr>
          <w:rFonts w:ascii="Times New Roman" w:hAnsi="Times New Roman"/>
          <w:color w:val="000000"/>
        </w:rPr>
        <w:t xml:space="preserve"> The system must break down costs by specific service categories such as Compute, Storage, Database, Network, and AI/ML.</w:t>
      </w:r>
    </w:p>
    <w:p w14:paraId="07F8BD07" w14:textId="77777777" w:rsidR="000B4032" w:rsidRDefault="000B4032" w:rsidP="000B4032">
      <w:r>
        <w:rPr>
          <w:rFonts w:ascii="Times New Roman" w:hAnsi="Times New Roman"/>
          <w:color w:val="000000"/>
        </w:rPr>
        <w:t xml:space="preserve">5.  </w:t>
      </w:r>
      <w:r>
        <w:rPr>
          <w:rFonts w:ascii="Times New Roman" w:hAnsi="Times New Roman"/>
          <w:b/>
          <w:color w:val="000000"/>
        </w:rPr>
        <w:t>FR-5: HIPAA Compliance Tracking:</w:t>
      </w:r>
      <w:r>
        <w:rPr>
          <w:rFonts w:ascii="Times New Roman" w:hAnsi="Times New Roman"/>
          <w:color w:val="000000"/>
        </w:rPr>
        <w:t xml:space="preserve"> The system shall filter and separate costs based on resources tagged as 'HIPAA Compliant' versus 'Non-Compliant', calculating the total spend allocated to secure, compliant infrastructure.</w:t>
      </w:r>
    </w:p>
    <w:p w14:paraId="6C787288" w14:textId="77777777" w:rsidR="000B4032" w:rsidRDefault="000B4032" w:rsidP="000B4032">
      <w:r>
        <w:rPr>
          <w:rFonts w:ascii="Times New Roman" w:hAnsi="Times New Roman"/>
          <w:color w:val="000000"/>
        </w:rPr>
        <w:t xml:space="preserve">6.  </w:t>
      </w:r>
      <w:r>
        <w:rPr>
          <w:rFonts w:ascii="Times New Roman" w:hAnsi="Times New Roman"/>
          <w:b/>
          <w:color w:val="000000"/>
        </w:rPr>
        <w:t>FR-6: Budget Variance Calculation:</w:t>
      </w:r>
      <w:r>
        <w:rPr>
          <w:rFonts w:ascii="Times New Roman" w:hAnsi="Times New Roman"/>
          <w:color w:val="000000"/>
        </w:rPr>
        <w:t xml:space="preserve"> The system shall maintain predefined budget thresholds for different departments (e.g., Cardiology, Oncology, IT) and calculate the mathematical variance (Actual Spend - Budget) for each.</w:t>
      </w:r>
    </w:p>
    <w:p w14:paraId="63CEC610" w14:textId="77777777" w:rsidR="000B4032" w:rsidRDefault="000B4032" w:rsidP="000B4032">
      <w:r>
        <w:rPr>
          <w:rFonts w:ascii="Times New Roman" w:hAnsi="Times New Roman"/>
          <w:color w:val="000000"/>
        </w:rPr>
        <w:t xml:space="preserve">7.  </w:t>
      </w:r>
      <w:r>
        <w:rPr>
          <w:rFonts w:ascii="Times New Roman" w:hAnsi="Times New Roman"/>
          <w:b/>
          <w:color w:val="000000"/>
        </w:rPr>
        <w:t>FR-7: Interactive Dashboard Rendering:</w:t>
      </w:r>
      <w:r>
        <w:rPr>
          <w:rFonts w:ascii="Times New Roman" w:hAnsi="Times New Roman"/>
          <w:color w:val="000000"/>
        </w:rPr>
        <w:t xml:space="preserve"> The system must render a graphical dashboard containing at least four distinct visualizations (e.g., Bar Charts for Service costs, Sunburst charts for Provider/Service hierarchy, Line charts for time-series trends).</w:t>
      </w:r>
    </w:p>
    <w:p w14:paraId="0E913AFE" w14:textId="77777777" w:rsidR="000B4032" w:rsidRDefault="000B4032" w:rsidP="000B4032"/>
    <w:p w14:paraId="6A7D94B8" w14:textId="77777777" w:rsidR="00C70B4C" w:rsidRDefault="00C70B4C" w:rsidP="000B4032"/>
    <w:p w14:paraId="7490DA51" w14:textId="77777777" w:rsidR="000B4032" w:rsidRPr="00B74649" w:rsidRDefault="000B4032" w:rsidP="000B4032">
      <w:pPr>
        <w:pStyle w:val="Heading4"/>
        <w:rPr>
          <w:b/>
          <w:bCs/>
          <w:sz w:val="28"/>
          <w:szCs w:val="28"/>
        </w:rPr>
      </w:pPr>
      <w:r w:rsidRPr="00920BB1">
        <w:rPr>
          <w:rFonts w:ascii="Times New Roman" w:hAnsi="Times New Roman"/>
          <w:b/>
          <w:bCs/>
          <w:i w:val="0"/>
          <w:iCs w:val="0"/>
          <w:color w:val="000000"/>
          <w:sz w:val="28"/>
          <w:szCs w:val="28"/>
        </w:rPr>
        <w:lastRenderedPageBreak/>
        <w:t>User Requirements</w:t>
      </w:r>
    </w:p>
    <w:p w14:paraId="74145088" w14:textId="77777777" w:rsidR="000B4032" w:rsidRDefault="000B4032" w:rsidP="000B4032">
      <w:r>
        <w:rPr>
          <w:rFonts w:ascii="Times New Roman" w:hAnsi="Times New Roman"/>
          <w:color w:val="000000"/>
        </w:rPr>
        <w:t>User requirements detail what the end-users (Healthcare IT Managers, Financial Analysts) expect from their interaction with the system.</w:t>
      </w:r>
    </w:p>
    <w:p w14:paraId="4A625C07" w14:textId="77777777" w:rsidR="000B4032" w:rsidRDefault="000B4032" w:rsidP="000B4032"/>
    <w:p w14:paraId="3A7164AA" w14:textId="77777777" w:rsidR="000B4032" w:rsidRDefault="000B4032" w:rsidP="000B4032">
      <w:r>
        <w:rPr>
          <w:rFonts w:ascii="Times New Roman" w:hAnsi="Times New Roman"/>
          <w:color w:val="000000"/>
        </w:rPr>
        <w:t xml:space="preserve">1.  </w:t>
      </w:r>
      <w:r>
        <w:rPr>
          <w:rFonts w:ascii="Times New Roman" w:hAnsi="Times New Roman"/>
          <w:b/>
          <w:color w:val="000000"/>
        </w:rPr>
        <w:t>UR-1: Intuitive Interface:</w:t>
      </w:r>
      <w:r>
        <w:rPr>
          <w:rFonts w:ascii="Times New Roman" w:hAnsi="Times New Roman"/>
          <w:color w:val="000000"/>
        </w:rPr>
        <w:t xml:space="preserve"> Users must be able to navigate the dashboard without requiring deep technical knowledge of Python or data science.</w:t>
      </w:r>
    </w:p>
    <w:p w14:paraId="2B2FABB8" w14:textId="77777777" w:rsidR="000B4032" w:rsidRDefault="000B4032" w:rsidP="000B4032">
      <w:r>
        <w:rPr>
          <w:rFonts w:ascii="Times New Roman" w:hAnsi="Times New Roman"/>
          <w:color w:val="000000"/>
        </w:rPr>
        <w:t xml:space="preserve">2.  </w:t>
      </w:r>
      <w:r>
        <w:rPr>
          <w:rFonts w:ascii="Times New Roman" w:hAnsi="Times New Roman"/>
          <w:b/>
          <w:color w:val="000000"/>
        </w:rPr>
        <w:t>UR-2: Interactive Exploration:</w:t>
      </w:r>
      <w:r>
        <w:rPr>
          <w:rFonts w:ascii="Times New Roman" w:hAnsi="Times New Roman"/>
          <w:color w:val="000000"/>
        </w:rPr>
        <w:t xml:space="preserve"> Users expect to interact with the visualizations—hovering over data points to see exact dollar amounts and zooming in on specific months to investigate spending spikes.</w:t>
      </w:r>
    </w:p>
    <w:p w14:paraId="5EDB8324" w14:textId="77777777" w:rsidR="000B4032" w:rsidRDefault="000B4032" w:rsidP="000B4032">
      <w:r>
        <w:rPr>
          <w:rFonts w:ascii="Times New Roman" w:hAnsi="Times New Roman"/>
          <w:color w:val="000000"/>
        </w:rPr>
        <w:t xml:space="preserve">3.  </w:t>
      </w:r>
      <w:r>
        <w:rPr>
          <w:rFonts w:ascii="Times New Roman" w:hAnsi="Times New Roman"/>
          <w:b/>
          <w:color w:val="000000"/>
        </w:rPr>
        <w:t>UR-3: Clear KPI Visibility:</w:t>
      </w:r>
      <w:r>
        <w:rPr>
          <w:rFonts w:ascii="Times New Roman" w:hAnsi="Times New Roman"/>
          <w:color w:val="000000"/>
        </w:rPr>
        <w:t xml:space="preserve"> Critical metrics, such as "Total Cloud Spend" and "Overall Budget Variance," must be prominently displayed at the top of the interface for immediate assessment.</w:t>
      </w:r>
    </w:p>
    <w:p w14:paraId="2642D8FE" w14:textId="77777777" w:rsidR="000B4032" w:rsidRDefault="000B4032" w:rsidP="000B4032">
      <w:r>
        <w:rPr>
          <w:rFonts w:ascii="Times New Roman" w:hAnsi="Times New Roman"/>
          <w:color w:val="000000"/>
        </w:rPr>
        <w:t xml:space="preserve">4.  </w:t>
      </w:r>
      <w:r>
        <w:rPr>
          <w:rFonts w:ascii="Times New Roman" w:hAnsi="Times New Roman"/>
          <w:b/>
          <w:color w:val="000000"/>
        </w:rPr>
        <w:t>UR-4: Actionable Insights:</w:t>
      </w:r>
      <w:r>
        <w:rPr>
          <w:rFonts w:ascii="Times New Roman" w:hAnsi="Times New Roman"/>
          <w:color w:val="000000"/>
        </w:rPr>
        <w:t xml:space="preserve"> The presentation of the data should immediately highlight areas of concern, such as departments significantly exceeding their budgets, enabling the user to take corrective action.</w:t>
      </w:r>
    </w:p>
    <w:p w14:paraId="6D8B44BD" w14:textId="77777777" w:rsidR="000B4032" w:rsidRDefault="000B4032" w:rsidP="000B4032">
      <w:r>
        <w:rPr>
          <w:rFonts w:ascii="Times New Roman" w:hAnsi="Times New Roman"/>
          <w:color w:val="000000"/>
        </w:rPr>
        <w:t xml:space="preserve">5.  </w:t>
      </w:r>
      <w:r>
        <w:rPr>
          <w:rFonts w:ascii="Times New Roman" w:hAnsi="Times New Roman"/>
          <w:b/>
          <w:color w:val="000000"/>
        </w:rPr>
        <w:t>UR-5: Fast Load Times:</w:t>
      </w:r>
      <w:r>
        <w:rPr>
          <w:rFonts w:ascii="Times New Roman" w:hAnsi="Times New Roman"/>
          <w:color w:val="000000"/>
        </w:rPr>
        <w:t xml:space="preserve"> The dashboard must load and render the data within a few seconds, requiring efficient backend data processing to prevent user frustration.</w:t>
      </w:r>
    </w:p>
    <w:p w14:paraId="59AD55F1" w14:textId="77777777" w:rsidR="00933314" w:rsidRDefault="00933314" w:rsidP="000B4032">
      <w:pPr>
        <w:pStyle w:val="Heading4"/>
        <w:rPr>
          <w:rFonts w:ascii="Times New Roman" w:hAnsi="Times New Roman"/>
          <w:b/>
          <w:bCs/>
          <w:color w:val="000000"/>
          <w:sz w:val="28"/>
          <w:szCs w:val="28"/>
        </w:rPr>
      </w:pPr>
    </w:p>
    <w:p w14:paraId="2884D9A8" w14:textId="163DBDF6" w:rsidR="000B4032" w:rsidRPr="00920BB1" w:rsidRDefault="000B4032" w:rsidP="000B4032">
      <w:pPr>
        <w:pStyle w:val="Heading4"/>
        <w:rPr>
          <w:b/>
          <w:bCs/>
          <w:i w:val="0"/>
          <w:iCs w:val="0"/>
          <w:sz w:val="28"/>
          <w:szCs w:val="28"/>
        </w:rPr>
      </w:pPr>
      <w:r w:rsidRPr="00920BB1">
        <w:rPr>
          <w:rFonts w:ascii="Times New Roman" w:hAnsi="Times New Roman"/>
          <w:b/>
          <w:bCs/>
          <w:i w:val="0"/>
          <w:iCs w:val="0"/>
          <w:color w:val="000000"/>
          <w:sz w:val="28"/>
          <w:szCs w:val="28"/>
        </w:rPr>
        <w:t>Environmental Requirements</w:t>
      </w:r>
    </w:p>
    <w:p w14:paraId="0B9EBE6D" w14:textId="77777777" w:rsidR="000B4032" w:rsidRDefault="000B4032" w:rsidP="000B4032">
      <w:r>
        <w:rPr>
          <w:rFonts w:ascii="Times New Roman" w:hAnsi="Times New Roman"/>
          <w:color w:val="000000"/>
        </w:rPr>
        <w:t>Environmental requirements specify the technical landscape and constraints under which the platform must operate.</w:t>
      </w:r>
    </w:p>
    <w:p w14:paraId="63FC1E82" w14:textId="77777777" w:rsidR="000B4032" w:rsidRDefault="000B4032" w:rsidP="000B4032"/>
    <w:p w14:paraId="5A2B42EF" w14:textId="77777777" w:rsidR="000B4032" w:rsidRDefault="000B4032" w:rsidP="000B4032">
      <w:r>
        <w:rPr>
          <w:rFonts w:ascii="Times New Roman" w:hAnsi="Times New Roman"/>
          <w:color w:val="000000"/>
        </w:rPr>
        <w:t xml:space="preserve">1.  </w:t>
      </w:r>
      <w:r>
        <w:rPr>
          <w:rFonts w:ascii="Times New Roman" w:hAnsi="Times New Roman"/>
          <w:b/>
          <w:color w:val="000000"/>
        </w:rPr>
        <w:t>ER-1: Operating System Compatibility:</w:t>
      </w:r>
      <w:r>
        <w:rPr>
          <w:rFonts w:ascii="Times New Roman" w:hAnsi="Times New Roman"/>
          <w:color w:val="000000"/>
        </w:rPr>
        <w:t xml:space="preserve"> The system must be cross-platform, capable of running on Windows, macOS, or Linux environments.</w:t>
      </w:r>
    </w:p>
    <w:p w14:paraId="48B39F45" w14:textId="77777777" w:rsidR="000B4032" w:rsidRDefault="000B4032" w:rsidP="000B4032">
      <w:r>
        <w:rPr>
          <w:rFonts w:ascii="Times New Roman" w:hAnsi="Times New Roman"/>
          <w:color w:val="000000"/>
        </w:rPr>
        <w:t xml:space="preserve">2.  </w:t>
      </w:r>
      <w:r>
        <w:rPr>
          <w:rFonts w:ascii="Times New Roman" w:hAnsi="Times New Roman"/>
          <w:b/>
          <w:color w:val="000000"/>
        </w:rPr>
        <w:t>ER-2: Software Dependencies:</w:t>
      </w:r>
      <w:r>
        <w:rPr>
          <w:rFonts w:ascii="Times New Roman" w:hAnsi="Times New Roman"/>
          <w:color w:val="000000"/>
        </w:rPr>
        <w:t xml:space="preserve"> The system requires Python 3.9 or higher to be installed, along with specific library versions defined in the `requirements.txt` file (Pandas, Plotly, Dash, etc.).</w:t>
      </w:r>
    </w:p>
    <w:p w14:paraId="2DF1E8BE" w14:textId="77777777" w:rsidR="000B4032" w:rsidRDefault="000B4032" w:rsidP="000B4032">
      <w:r>
        <w:rPr>
          <w:rFonts w:ascii="Times New Roman" w:hAnsi="Times New Roman"/>
          <w:color w:val="000000"/>
        </w:rPr>
        <w:t xml:space="preserve">3.  </w:t>
      </w:r>
      <w:r>
        <w:rPr>
          <w:rFonts w:ascii="Times New Roman" w:hAnsi="Times New Roman"/>
          <w:b/>
          <w:color w:val="000000"/>
        </w:rPr>
        <w:t>ER-3: Local Execution:</w:t>
      </w:r>
      <w:r>
        <w:rPr>
          <w:rFonts w:ascii="Times New Roman" w:hAnsi="Times New Roman"/>
          <w:color w:val="000000"/>
        </w:rPr>
        <w:t xml:space="preserve"> For this project phase, the dashboard will run on a local development server (e.g., `localhost:8050`) rather than being deployed to a public web server.</w:t>
      </w:r>
    </w:p>
    <w:p w14:paraId="347A9039" w14:textId="77777777" w:rsidR="000B4032" w:rsidRDefault="000B4032" w:rsidP="000B4032">
      <w:r>
        <w:rPr>
          <w:rFonts w:ascii="Times New Roman" w:hAnsi="Times New Roman"/>
          <w:color w:val="000000"/>
        </w:rPr>
        <w:t xml:space="preserve">4.  </w:t>
      </w:r>
      <w:r>
        <w:rPr>
          <w:rFonts w:ascii="Times New Roman" w:hAnsi="Times New Roman"/>
          <w:b/>
          <w:color w:val="000000"/>
        </w:rPr>
        <w:t>ER-4: IDE Flexibility:</w:t>
      </w:r>
      <w:r>
        <w:rPr>
          <w:rFonts w:ascii="Times New Roman" w:hAnsi="Times New Roman"/>
          <w:color w:val="000000"/>
        </w:rPr>
        <w:t xml:space="preserve"> The source code must be editable and executable within standard IDEs like Visual Studio Code or </w:t>
      </w:r>
      <w:proofErr w:type="spellStart"/>
      <w:r>
        <w:rPr>
          <w:rFonts w:ascii="Times New Roman" w:hAnsi="Times New Roman"/>
          <w:color w:val="000000"/>
        </w:rPr>
        <w:t>Jupyter</w:t>
      </w:r>
      <w:proofErr w:type="spellEnd"/>
      <w:r>
        <w:rPr>
          <w:rFonts w:ascii="Times New Roman" w:hAnsi="Times New Roman"/>
          <w:color w:val="000000"/>
        </w:rPr>
        <w:t xml:space="preserve"> Notebooks.</w:t>
      </w:r>
    </w:p>
    <w:p w14:paraId="51616D1F" w14:textId="3D33B8DD" w:rsidR="000B4032" w:rsidRDefault="000B4032" w:rsidP="000B4032">
      <w:r>
        <w:rPr>
          <w:rFonts w:ascii="Times New Roman" w:hAnsi="Times New Roman"/>
          <w:color w:val="000000"/>
        </w:rPr>
        <w:t xml:space="preserve">5.  </w:t>
      </w:r>
      <w:r>
        <w:rPr>
          <w:rFonts w:ascii="Times New Roman" w:hAnsi="Times New Roman"/>
          <w:b/>
          <w:color w:val="000000"/>
        </w:rPr>
        <w:t>ER-5: No Active Cloud API Dependency:</w:t>
      </w:r>
      <w:r>
        <w:rPr>
          <w:rFonts w:ascii="Times New Roman" w:hAnsi="Times New Roman"/>
          <w:color w:val="000000"/>
        </w:rPr>
        <w:t xml:space="preserve"> To ensure consistent demonstration and testing, the system relies on the locally generated synthetic dataset rather than requiring active, authenticated API connections to AWS/Azure/GCP billing services.</w:t>
      </w:r>
      <w:r>
        <w:br w:type="page"/>
      </w:r>
    </w:p>
    <w:p w14:paraId="331482E4" w14:textId="7B68912D" w:rsidR="000B4032" w:rsidRPr="00933314" w:rsidRDefault="000B4032" w:rsidP="00933314">
      <w:pPr>
        <w:pStyle w:val="Heading2"/>
        <w:rPr>
          <w:b/>
          <w:bCs/>
          <w:u w:val="single"/>
        </w:rPr>
      </w:pPr>
      <w:r w:rsidRPr="00933314">
        <w:rPr>
          <w:rFonts w:ascii="Times New Roman" w:hAnsi="Times New Roman"/>
          <w:b/>
          <w:bCs/>
          <w:color w:val="000000"/>
          <w:u w:val="single"/>
        </w:rPr>
        <w:lastRenderedPageBreak/>
        <w:t>Design and Architecture</w:t>
      </w:r>
    </w:p>
    <w:p w14:paraId="34EE21E5" w14:textId="77777777" w:rsidR="000B4032" w:rsidRDefault="000B4032" w:rsidP="000B4032">
      <w:r>
        <w:rPr>
          <w:rFonts w:ascii="Times New Roman" w:hAnsi="Times New Roman"/>
          <w:color w:val="000000"/>
        </w:rPr>
        <w:t>The design and architecture of the Cloud Cost Intelligence Platform are structured around a linear, robust data processing pipeline. Given the analytical nature of the project, a monolithic, script-based architecture was chosen over a distributed microservices architecture to prioritize computational efficiency and ease of deployment for the end-user.</w:t>
      </w:r>
    </w:p>
    <w:p w14:paraId="2E972975" w14:textId="77777777" w:rsidR="000B4032" w:rsidRDefault="000B4032" w:rsidP="000B4032"/>
    <w:p w14:paraId="781E2A1E" w14:textId="77777777" w:rsidR="000B4032" w:rsidRPr="00DE4B2E" w:rsidRDefault="000B4032" w:rsidP="000B4032">
      <w:pPr>
        <w:pStyle w:val="Heading3"/>
        <w:rPr>
          <w:b/>
          <w:bCs/>
        </w:rPr>
      </w:pPr>
      <w:r w:rsidRPr="00DE4B2E">
        <w:rPr>
          <w:rFonts w:ascii="Times New Roman" w:hAnsi="Times New Roman"/>
          <w:b/>
          <w:bCs/>
          <w:color w:val="000000"/>
        </w:rPr>
        <w:t>System Architecture Model</w:t>
      </w:r>
    </w:p>
    <w:p w14:paraId="3842BF14" w14:textId="77777777" w:rsidR="000B4032" w:rsidRDefault="000B4032" w:rsidP="000B4032">
      <w:r>
        <w:rPr>
          <w:rFonts w:ascii="Times New Roman" w:hAnsi="Times New Roman"/>
          <w:color w:val="000000"/>
        </w:rPr>
        <w:t>The platform operates on a three-tier logical architecture:</w:t>
      </w:r>
    </w:p>
    <w:p w14:paraId="73A9379B" w14:textId="77777777" w:rsidR="000B4032" w:rsidRDefault="000B4032" w:rsidP="000B4032">
      <w:r>
        <w:rPr>
          <w:rFonts w:ascii="Times New Roman" w:hAnsi="Times New Roman"/>
          <w:color w:val="000000"/>
        </w:rPr>
        <w:t xml:space="preserve">1.  </w:t>
      </w:r>
      <w:r>
        <w:rPr>
          <w:rFonts w:ascii="Times New Roman" w:hAnsi="Times New Roman"/>
          <w:b/>
          <w:color w:val="000000"/>
        </w:rPr>
        <w:t>Data Persistence Tier (Simulated):</w:t>
      </w:r>
      <w:r>
        <w:rPr>
          <w:rFonts w:ascii="Times New Roman" w:hAnsi="Times New Roman"/>
          <w:color w:val="000000"/>
        </w:rPr>
        <w:t xml:space="preserve"> In a production environment, this would be an AWS S3 bucket or an Azure Blob Storage container holding actual billing CSVs from the cloud providers. For this project, this tier is simulated by the local file system storing the programmatically generated `healthcare_cloud_billing.csv`.</w:t>
      </w:r>
    </w:p>
    <w:p w14:paraId="3DC7313E" w14:textId="77777777" w:rsidR="000B4032" w:rsidRDefault="000B4032" w:rsidP="000B4032">
      <w:r>
        <w:rPr>
          <w:rFonts w:ascii="Times New Roman" w:hAnsi="Times New Roman"/>
          <w:color w:val="000000"/>
        </w:rPr>
        <w:t xml:space="preserve">2.  </w:t>
      </w:r>
      <w:r>
        <w:rPr>
          <w:rFonts w:ascii="Times New Roman" w:hAnsi="Times New Roman"/>
          <w:b/>
          <w:color w:val="000000"/>
        </w:rPr>
        <w:t>Application / Logic Tier:</w:t>
      </w:r>
      <w:r>
        <w:rPr>
          <w:rFonts w:ascii="Times New Roman" w:hAnsi="Times New Roman"/>
          <w:color w:val="000000"/>
        </w:rPr>
        <w:t xml:space="preserve"> This tier consists of the Python-based ETL (Extract, Transform, Load) pipelines. It is responsible for reading the CSV file into a Pandas </w:t>
      </w:r>
      <w:proofErr w:type="spellStart"/>
      <w:r>
        <w:rPr>
          <w:rFonts w:ascii="Times New Roman" w:hAnsi="Times New Roman"/>
          <w:color w:val="000000"/>
        </w:rPr>
        <w:t>DataFrame</w:t>
      </w:r>
      <w:proofErr w:type="spellEnd"/>
      <w:r>
        <w:rPr>
          <w:rFonts w:ascii="Times New Roman" w:hAnsi="Times New Roman"/>
          <w:color w:val="000000"/>
        </w:rPr>
        <w:t>, inferring data types, handling any synthetic anomalies, and executing the core business logic (e.g., aggregating costs by Provider, calculating budget variances against predefined threshold dictionaries).</w:t>
      </w:r>
    </w:p>
    <w:p w14:paraId="1DB8DBC9" w14:textId="77777777" w:rsidR="000B4032" w:rsidRDefault="000B4032" w:rsidP="000B4032">
      <w:r>
        <w:rPr>
          <w:rFonts w:ascii="Times New Roman" w:hAnsi="Times New Roman"/>
          <w:color w:val="000000"/>
        </w:rPr>
        <w:t xml:space="preserve">3.  </w:t>
      </w:r>
      <w:r>
        <w:rPr>
          <w:rFonts w:ascii="Times New Roman" w:hAnsi="Times New Roman"/>
          <w:b/>
          <w:color w:val="000000"/>
        </w:rPr>
        <w:t>Presentation Tier:</w:t>
      </w:r>
      <w:r>
        <w:rPr>
          <w:rFonts w:ascii="Times New Roman" w:hAnsi="Times New Roman"/>
          <w:color w:val="000000"/>
        </w:rPr>
        <w:t xml:space="preserve"> This tier is powered by the Dash/Plotly framework. It acts as the web server (running on `localhost`) that listens for HTTP requests, renders the HTML/CSS/JS frontend, and dynamically updates the Plotly figures based on user interactions (like dropdown selections or date range slider inputs).</w:t>
      </w:r>
    </w:p>
    <w:p w14:paraId="57D473B4" w14:textId="77777777" w:rsidR="000B4032" w:rsidRDefault="000B4032" w:rsidP="000B4032"/>
    <w:p w14:paraId="0C679763" w14:textId="77777777" w:rsidR="000B4032" w:rsidRPr="00DE4B2E" w:rsidRDefault="000B4032" w:rsidP="000B4032">
      <w:pPr>
        <w:pStyle w:val="Heading3"/>
        <w:rPr>
          <w:b/>
          <w:bCs/>
        </w:rPr>
      </w:pPr>
      <w:r w:rsidRPr="00DE4B2E">
        <w:rPr>
          <w:rFonts w:ascii="Times New Roman" w:hAnsi="Times New Roman"/>
          <w:b/>
          <w:bCs/>
          <w:color w:val="000000"/>
        </w:rPr>
        <w:t>Data Flow Diagram Description</w:t>
      </w:r>
    </w:p>
    <w:p w14:paraId="7D276004" w14:textId="77777777" w:rsidR="000B4032" w:rsidRDefault="000B4032" w:rsidP="000B4032">
      <w:r>
        <w:rPr>
          <w:rFonts w:ascii="Times New Roman" w:hAnsi="Times New Roman"/>
          <w:color w:val="000000"/>
        </w:rPr>
        <w:t>The data flow within the system is unidirectional, moving from raw generation to visual presentation:</w:t>
      </w:r>
    </w:p>
    <w:p w14:paraId="6A9B7C5A" w14:textId="77777777" w:rsidR="000B4032" w:rsidRDefault="000B4032" w:rsidP="000B4032">
      <w:r>
        <w:rPr>
          <w:rFonts w:ascii="Times New Roman" w:hAnsi="Times New Roman"/>
          <w:color w:val="000000"/>
        </w:rPr>
        <w:t xml:space="preserve">*   </w:t>
      </w:r>
      <w:r>
        <w:rPr>
          <w:rFonts w:ascii="Times New Roman" w:hAnsi="Times New Roman"/>
          <w:b/>
          <w:color w:val="000000"/>
        </w:rPr>
        <w:t>Step 1: Initialization.</w:t>
      </w:r>
      <w:r>
        <w:rPr>
          <w:rFonts w:ascii="Times New Roman" w:hAnsi="Times New Roman"/>
          <w:color w:val="000000"/>
        </w:rPr>
        <w:t xml:space="preserve"> The user executes `generate_dataset.py`. The script uses predefined lists of Healthcare Cost Centers (e.g., 'Genomics Research', 'EHR Database', 'Telemedicine Portal'), Cloud Providers ('AWS', 'Azure', 'GCP'), and Services. It utilizes a random number generator to assign plausible floating-point costs to daily timestamps over a one-year period.</w:t>
      </w:r>
    </w:p>
    <w:p w14:paraId="69FE6F1F" w14:textId="77777777" w:rsidR="000B4032" w:rsidRDefault="000B4032" w:rsidP="000B4032">
      <w:r>
        <w:rPr>
          <w:rFonts w:ascii="Times New Roman" w:hAnsi="Times New Roman"/>
          <w:color w:val="000000"/>
        </w:rPr>
        <w:t xml:space="preserve">*   </w:t>
      </w:r>
      <w:r>
        <w:rPr>
          <w:rFonts w:ascii="Times New Roman" w:hAnsi="Times New Roman"/>
          <w:b/>
          <w:color w:val="000000"/>
        </w:rPr>
        <w:t>Step 2: Ingestion.</w:t>
      </w:r>
      <w:r>
        <w:rPr>
          <w:rFonts w:ascii="Times New Roman" w:hAnsi="Times New Roman"/>
          <w:color w:val="000000"/>
        </w:rPr>
        <w:t xml:space="preserve"> The user launches the main dashboard application. The application's initialization sequence triggers a `</w:t>
      </w:r>
      <w:proofErr w:type="spellStart"/>
      <w:proofErr w:type="gramStart"/>
      <w:r>
        <w:rPr>
          <w:rFonts w:ascii="Times New Roman" w:hAnsi="Times New Roman"/>
          <w:color w:val="000000"/>
        </w:rPr>
        <w:t>pandas.read</w:t>
      </w:r>
      <w:proofErr w:type="gramEnd"/>
      <w:r>
        <w:rPr>
          <w:rFonts w:ascii="Times New Roman" w:hAnsi="Times New Roman"/>
          <w:color w:val="000000"/>
        </w:rPr>
        <w:t>_</w:t>
      </w:r>
      <w:proofErr w:type="gramStart"/>
      <w:r>
        <w:rPr>
          <w:rFonts w:ascii="Times New Roman" w:hAnsi="Times New Roman"/>
          <w:color w:val="000000"/>
        </w:rPr>
        <w:t>csv</w:t>
      </w:r>
      <w:proofErr w:type="spellEnd"/>
      <w:r>
        <w:rPr>
          <w:rFonts w:ascii="Times New Roman" w:hAnsi="Times New Roman"/>
          <w:color w:val="000000"/>
        </w:rPr>
        <w:t>(</w:t>
      </w:r>
      <w:proofErr w:type="gramEnd"/>
      <w:r>
        <w:rPr>
          <w:rFonts w:ascii="Times New Roman" w:hAnsi="Times New Roman"/>
          <w:color w:val="000000"/>
        </w:rPr>
        <w:t>)` function, loading the entire dataset into RAM.</w:t>
      </w:r>
    </w:p>
    <w:p w14:paraId="60F9DDB7" w14:textId="77777777" w:rsidR="000B4032" w:rsidRDefault="000B4032" w:rsidP="000B4032">
      <w:r>
        <w:rPr>
          <w:rFonts w:ascii="Times New Roman" w:hAnsi="Times New Roman"/>
          <w:color w:val="000000"/>
        </w:rPr>
        <w:t xml:space="preserve">*   </w:t>
      </w:r>
      <w:r>
        <w:rPr>
          <w:rFonts w:ascii="Times New Roman" w:hAnsi="Times New Roman"/>
          <w:b/>
          <w:color w:val="000000"/>
        </w:rPr>
        <w:t>Step 3: Transformation.</w:t>
      </w:r>
      <w:r>
        <w:rPr>
          <w:rFonts w:ascii="Times New Roman" w:hAnsi="Times New Roman"/>
          <w:color w:val="000000"/>
        </w:rPr>
        <w:t xml:space="preserve"> The </w:t>
      </w:r>
      <w:proofErr w:type="spellStart"/>
      <w:r>
        <w:rPr>
          <w:rFonts w:ascii="Times New Roman" w:hAnsi="Times New Roman"/>
          <w:color w:val="000000"/>
        </w:rPr>
        <w:t>DataFrame</w:t>
      </w:r>
      <w:proofErr w:type="spellEnd"/>
      <w:r>
        <w:rPr>
          <w:rFonts w:ascii="Times New Roman" w:hAnsi="Times New Roman"/>
          <w:color w:val="000000"/>
        </w:rPr>
        <w:t xml:space="preserve"> undergoes immediate transformation. A 'Month-Year' column is derived from the raw 'Date' column to facilitate chronological grouping. Boolean maps are applied to categorize resources as 'HIPAA Compliant' or 'Non-Compliant'.</w:t>
      </w:r>
    </w:p>
    <w:p w14:paraId="6CBB8D12" w14:textId="77777777" w:rsidR="000B4032" w:rsidRDefault="000B4032" w:rsidP="000B4032">
      <w:r>
        <w:rPr>
          <w:rFonts w:ascii="Times New Roman" w:hAnsi="Times New Roman"/>
          <w:color w:val="000000"/>
        </w:rPr>
        <w:lastRenderedPageBreak/>
        <w:t xml:space="preserve">*   </w:t>
      </w:r>
      <w:r>
        <w:rPr>
          <w:rFonts w:ascii="Times New Roman" w:hAnsi="Times New Roman"/>
          <w:b/>
          <w:color w:val="000000"/>
        </w:rPr>
        <w:t>Step 4: Visualization Binding.</w:t>
      </w:r>
      <w:r>
        <w:rPr>
          <w:rFonts w:ascii="Times New Roman" w:hAnsi="Times New Roman"/>
          <w:color w:val="000000"/>
        </w:rPr>
        <w:t xml:space="preserve"> The transformed </w:t>
      </w:r>
      <w:proofErr w:type="spellStart"/>
      <w:r>
        <w:rPr>
          <w:rFonts w:ascii="Times New Roman" w:hAnsi="Times New Roman"/>
          <w:color w:val="000000"/>
        </w:rPr>
        <w:t>DataFrames</w:t>
      </w:r>
      <w:proofErr w:type="spellEnd"/>
      <w:r>
        <w:rPr>
          <w:rFonts w:ascii="Times New Roman" w:hAnsi="Times New Roman"/>
          <w:color w:val="000000"/>
        </w:rPr>
        <w:t xml:space="preserve"> are passed as arguments to Plotly's graph object constructors (`</w:t>
      </w:r>
      <w:proofErr w:type="spellStart"/>
      <w:r>
        <w:rPr>
          <w:rFonts w:ascii="Times New Roman" w:hAnsi="Times New Roman"/>
          <w:color w:val="000000"/>
        </w:rPr>
        <w:t>px.bar</w:t>
      </w:r>
      <w:proofErr w:type="spellEnd"/>
      <w:r>
        <w:rPr>
          <w:rFonts w:ascii="Times New Roman" w:hAnsi="Times New Roman"/>
          <w:color w:val="000000"/>
        </w:rPr>
        <w:t>`, `</w:t>
      </w:r>
      <w:proofErr w:type="spellStart"/>
      <w:proofErr w:type="gramStart"/>
      <w:r>
        <w:rPr>
          <w:rFonts w:ascii="Times New Roman" w:hAnsi="Times New Roman"/>
          <w:color w:val="000000"/>
        </w:rPr>
        <w:t>px.line</w:t>
      </w:r>
      <w:proofErr w:type="spellEnd"/>
      <w:proofErr w:type="gramEnd"/>
      <w:r>
        <w:rPr>
          <w:rFonts w:ascii="Times New Roman" w:hAnsi="Times New Roman"/>
          <w:color w:val="000000"/>
        </w:rPr>
        <w:t>`, `</w:t>
      </w:r>
      <w:proofErr w:type="spellStart"/>
      <w:proofErr w:type="gramStart"/>
      <w:r>
        <w:rPr>
          <w:rFonts w:ascii="Times New Roman" w:hAnsi="Times New Roman"/>
          <w:color w:val="000000"/>
        </w:rPr>
        <w:t>px.sunburst</w:t>
      </w:r>
      <w:proofErr w:type="spellEnd"/>
      <w:proofErr w:type="gramEnd"/>
      <w:r>
        <w:rPr>
          <w:rFonts w:ascii="Times New Roman" w:hAnsi="Times New Roman"/>
          <w:color w:val="000000"/>
        </w:rPr>
        <w:t>`). These objects generate JSON representations of the graphs.</w:t>
      </w:r>
    </w:p>
    <w:p w14:paraId="721FD257" w14:textId="77777777" w:rsidR="000B4032" w:rsidRDefault="000B4032" w:rsidP="000B4032">
      <w:r>
        <w:rPr>
          <w:rFonts w:ascii="Times New Roman" w:hAnsi="Times New Roman"/>
          <w:color w:val="000000"/>
        </w:rPr>
        <w:t xml:space="preserve">*   </w:t>
      </w:r>
      <w:r>
        <w:rPr>
          <w:rFonts w:ascii="Times New Roman" w:hAnsi="Times New Roman"/>
          <w:b/>
          <w:color w:val="000000"/>
        </w:rPr>
        <w:t>Step 5: Client Rendering.</w:t>
      </w:r>
      <w:r>
        <w:rPr>
          <w:rFonts w:ascii="Times New Roman" w:hAnsi="Times New Roman"/>
          <w:color w:val="000000"/>
        </w:rPr>
        <w:t xml:space="preserve"> Dash serves these JSON structures to the web browser, where the Plotly.js library renders the interactive SVG elements on the user's screen.</w:t>
      </w:r>
    </w:p>
    <w:p w14:paraId="49D53589" w14:textId="77777777" w:rsidR="000B4032" w:rsidRPr="00DE4B2E" w:rsidRDefault="000B4032" w:rsidP="000B4032">
      <w:pPr>
        <w:rPr>
          <w:u w:val="single"/>
        </w:rPr>
      </w:pPr>
    </w:p>
    <w:p w14:paraId="130E72D3" w14:textId="5DB961E2" w:rsidR="000B4032" w:rsidRPr="00DE4B2E" w:rsidRDefault="000B4032" w:rsidP="000B4032">
      <w:pPr>
        <w:rPr>
          <w:b/>
          <w:bCs/>
          <w:sz w:val="32"/>
          <w:szCs w:val="32"/>
          <w:u w:val="single"/>
        </w:rPr>
      </w:pPr>
      <w:r w:rsidRPr="00DE4B2E">
        <w:rPr>
          <w:rFonts w:ascii="Times New Roman" w:hAnsi="Times New Roman"/>
          <w:b/>
          <w:bCs/>
          <w:color w:val="000000"/>
          <w:sz w:val="32"/>
          <w:szCs w:val="32"/>
          <w:u w:val="single"/>
        </w:rPr>
        <w:t>Implementation</w:t>
      </w:r>
    </w:p>
    <w:p w14:paraId="2C57D0CF" w14:textId="77777777" w:rsidR="000B4032" w:rsidRDefault="000B4032" w:rsidP="000B4032">
      <w:r>
        <w:rPr>
          <w:rFonts w:ascii="Times New Roman" w:hAnsi="Times New Roman"/>
          <w:color w:val="000000"/>
        </w:rPr>
        <w:t>The implementation phase translated the architectural design into functional Python code. The development was structured around several key modules, prioritizing code readability, error handling, and performance. Below is a detailed breakdown of the core implementation components using a Purpose, Code Logic, and Result framework.</w:t>
      </w:r>
    </w:p>
    <w:p w14:paraId="3FF26BF7" w14:textId="77777777" w:rsidR="000B4032" w:rsidRDefault="000B4032" w:rsidP="000B4032"/>
    <w:p w14:paraId="5224C99B" w14:textId="77777777" w:rsidR="000B4032" w:rsidRDefault="000B4032" w:rsidP="000B4032">
      <w:pPr>
        <w:pStyle w:val="Heading3"/>
      </w:pPr>
      <w:r>
        <w:rPr>
          <w:rFonts w:ascii="Times New Roman" w:hAnsi="Times New Roman"/>
          <w:color w:val="000000"/>
          <w:sz w:val="26"/>
        </w:rPr>
        <w:t>Implementation Block 1: Synthetic Data Generation</w:t>
      </w:r>
    </w:p>
    <w:p w14:paraId="68572835" w14:textId="77777777" w:rsidR="000B4032" w:rsidRDefault="000B4032" w:rsidP="000B4032">
      <w:r>
        <w:rPr>
          <w:rFonts w:ascii="Times New Roman" w:hAnsi="Times New Roman"/>
          <w:b/>
          <w:color w:val="000000"/>
        </w:rPr>
        <w:t>Purpose:</w:t>
      </w:r>
    </w:p>
    <w:p w14:paraId="72AE5E7B" w14:textId="77777777" w:rsidR="000B4032" w:rsidRDefault="000B4032" w:rsidP="000B4032">
      <w:r>
        <w:rPr>
          <w:rFonts w:ascii="Times New Roman" w:hAnsi="Times New Roman"/>
          <w:color w:val="000000"/>
        </w:rPr>
        <w:t>To bypass privacy constraints associated with real healthcare billing data, a robust script was required to generate a statistically realistic dataset. This dataset acts as the foundational input for the entire analytics platform.</w:t>
      </w:r>
    </w:p>
    <w:p w14:paraId="266B7DBC" w14:textId="77777777" w:rsidR="000B4032" w:rsidRDefault="000B4032" w:rsidP="000B4032"/>
    <w:p w14:paraId="04C36241" w14:textId="77777777" w:rsidR="000B4032" w:rsidRDefault="000B4032" w:rsidP="000B4032">
      <w:r>
        <w:rPr>
          <w:rFonts w:ascii="Times New Roman" w:hAnsi="Times New Roman"/>
          <w:b/>
          <w:color w:val="000000"/>
        </w:rPr>
        <w:t>Code Logic:</w:t>
      </w:r>
    </w:p>
    <w:p w14:paraId="569CF9A1" w14:textId="77777777" w:rsidR="000B4032" w:rsidRDefault="000B4032" w:rsidP="000B4032">
      <w:r>
        <w:rPr>
          <w:rFonts w:ascii="Times New Roman" w:hAnsi="Times New Roman"/>
          <w:color w:val="000000"/>
        </w:rPr>
        <w:t>The implementation resides primarily in `generate_dataset.py`. The script leverages Python's built-in `random` module and the `datetime` module.</w:t>
      </w:r>
    </w:p>
    <w:p w14:paraId="5F218129" w14:textId="77777777" w:rsidR="000B4032" w:rsidRDefault="000B4032" w:rsidP="000B4032">
      <w:r>
        <w:rPr>
          <w:rFonts w:ascii="Times New Roman" w:hAnsi="Times New Roman"/>
          <w:color w:val="000000"/>
        </w:rPr>
        <w:t>*   It defines static lists (arrays) of configurations: `providers = ['AWS', 'Azure', 'GCP</w:t>
      </w:r>
      <w:proofErr w:type="gramStart"/>
      <w:r>
        <w:rPr>
          <w:rFonts w:ascii="Times New Roman" w:hAnsi="Times New Roman"/>
          <w:color w:val="000000"/>
        </w:rPr>
        <w:t>']`</w:t>
      </w:r>
      <w:proofErr w:type="gramEnd"/>
      <w:r>
        <w:rPr>
          <w:rFonts w:ascii="Times New Roman" w:hAnsi="Times New Roman"/>
          <w:color w:val="000000"/>
        </w:rPr>
        <w:t>, `services = ['Compute', 'Storage', 'Database', 'Network', 'AI/ML</w:t>
      </w:r>
      <w:proofErr w:type="gramStart"/>
      <w:r>
        <w:rPr>
          <w:rFonts w:ascii="Times New Roman" w:hAnsi="Times New Roman"/>
          <w:color w:val="000000"/>
        </w:rPr>
        <w:t>']`</w:t>
      </w:r>
      <w:proofErr w:type="gramEnd"/>
      <w:r>
        <w:rPr>
          <w:rFonts w:ascii="Times New Roman" w:hAnsi="Times New Roman"/>
          <w:color w:val="000000"/>
        </w:rPr>
        <w:t>.</w:t>
      </w:r>
    </w:p>
    <w:p w14:paraId="2364DC69" w14:textId="77777777" w:rsidR="000B4032" w:rsidRDefault="000B4032" w:rsidP="000B4032">
      <w:r>
        <w:rPr>
          <w:rFonts w:ascii="Times New Roman" w:hAnsi="Times New Roman"/>
          <w:color w:val="000000"/>
        </w:rPr>
        <w:t>*   A loop iterates over a 365-day range. Within each day, an inner loop generates 50-150 synthetic billing events.</w:t>
      </w:r>
    </w:p>
    <w:p w14:paraId="6F686BCD" w14:textId="77777777" w:rsidR="000B4032" w:rsidRDefault="000B4032" w:rsidP="000B4032">
      <w:r>
        <w:rPr>
          <w:rFonts w:ascii="Times New Roman" w:hAnsi="Times New Roman"/>
          <w:color w:val="000000"/>
        </w:rPr>
        <w:t>*   Crucially, logic was implemented to attach specific 'HIPAA Compliant' tags. For instance, any resource generated with the 'EHR Database' cost center was forced to be 'HIPAA Compliant', whereas 'General IT Sandbox' might randomly be compliant or non-compliant.</w:t>
      </w:r>
    </w:p>
    <w:p w14:paraId="13FC9881" w14:textId="77777777" w:rsidR="000B4032" w:rsidRDefault="000B4032" w:rsidP="000B4032">
      <w:r>
        <w:rPr>
          <w:rFonts w:ascii="Times New Roman" w:hAnsi="Times New Roman"/>
          <w:color w:val="000000"/>
        </w:rPr>
        <w:t xml:space="preserve">*   The raw data is appended to a list of dictionaries, which is then converted into a Pandas </w:t>
      </w:r>
      <w:proofErr w:type="spellStart"/>
      <w:r>
        <w:rPr>
          <w:rFonts w:ascii="Times New Roman" w:hAnsi="Times New Roman"/>
          <w:color w:val="000000"/>
        </w:rPr>
        <w:t>DataFrame</w:t>
      </w:r>
      <w:proofErr w:type="spellEnd"/>
      <w:r>
        <w:rPr>
          <w:rFonts w:ascii="Times New Roman" w:hAnsi="Times New Roman"/>
          <w:color w:val="000000"/>
        </w:rPr>
        <w:t xml:space="preserve"> and exported using `.</w:t>
      </w:r>
      <w:proofErr w:type="spellStart"/>
      <w:r>
        <w:rPr>
          <w:rFonts w:ascii="Times New Roman" w:hAnsi="Times New Roman"/>
          <w:color w:val="000000"/>
        </w:rPr>
        <w:t>to_</w:t>
      </w:r>
      <w:proofErr w:type="gramStart"/>
      <w:r>
        <w:rPr>
          <w:rFonts w:ascii="Times New Roman" w:hAnsi="Times New Roman"/>
          <w:color w:val="000000"/>
        </w:rPr>
        <w:t>csv</w:t>
      </w:r>
      <w:proofErr w:type="spellEnd"/>
      <w:r>
        <w:rPr>
          <w:rFonts w:ascii="Times New Roman" w:hAnsi="Times New Roman"/>
          <w:color w:val="000000"/>
        </w:rPr>
        <w:t>(</w:t>
      </w:r>
      <w:proofErr w:type="gramEnd"/>
      <w:r>
        <w:rPr>
          <w:rFonts w:ascii="Times New Roman" w:hAnsi="Times New Roman"/>
          <w:color w:val="000000"/>
        </w:rPr>
        <w:t>)`.</w:t>
      </w:r>
    </w:p>
    <w:p w14:paraId="5C73383F" w14:textId="77777777" w:rsidR="000B4032" w:rsidRDefault="000B4032" w:rsidP="000B4032"/>
    <w:p w14:paraId="4B41A93E" w14:textId="77777777" w:rsidR="000B4032" w:rsidRDefault="000B4032" w:rsidP="000B4032">
      <w:pPr>
        <w:rPr>
          <w:rFonts w:ascii="Times New Roman" w:hAnsi="Times New Roman"/>
          <w:b/>
          <w:color w:val="000000"/>
        </w:rPr>
      </w:pPr>
    </w:p>
    <w:p w14:paraId="31069FFE" w14:textId="77777777" w:rsidR="000B4032" w:rsidRDefault="000B4032" w:rsidP="000B4032">
      <w:pPr>
        <w:rPr>
          <w:rFonts w:ascii="Times New Roman" w:hAnsi="Times New Roman"/>
          <w:b/>
          <w:color w:val="000000"/>
        </w:rPr>
      </w:pPr>
    </w:p>
    <w:p w14:paraId="66349F66" w14:textId="77777777" w:rsidR="000B4032" w:rsidRDefault="000B4032" w:rsidP="000B4032">
      <w:r>
        <w:rPr>
          <w:rFonts w:ascii="Times New Roman" w:hAnsi="Times New Roman"/>
          <w:b/>
          <w:color w:val="000000"/>
        </w:rPr>
        <w:lastRenderedPageBreak/>
        <w:t>Result:</w:t>
      </w:r>
    </w:p>
    <w:p w14:paraId="0BD3FAE1" w14:textId="77777777" w:rsidR="000B4032" w:rsidRDefault="000B4032" w:rsidP="000B4032">
      <w:r>
        <w:rPr>
          <w:rFonts w:ascii="Times New Roman" w:hAnsi="Times New Roman"/>
          <w:color w:val="000000"/>
        </w:rPr>
        <w:t>A reliable, standardized CSV file (`healthcare_cloud_billing.csv`) containing over 30,000 distinct billing events. This dataset accurately mimics the noise and volume of real-world cloud billing, providing a rigorous testbed for the analytics engine.</w:t>
      </w:r>
    </w:p>
    <w:p w14:paraId="5E4C2FA7" w14:textId="77777777" w:rsidR="000B4032" w:rsidRDefault="000B4032" w:rsidP="000B4032"/>
    <w:p w14:paraId="2BCCF010" w14:textId="77777777" w:rsidR="000B4032" w:rsidRDefault="000B4032" w:rsidP="000B4032">
      <w:pPr>
        <w:pStyle w:val="Heading3"/>
      </w:pPr>
      <w:r>
        <w:rPr>
          <w:rFonts w:ascii="Times New Roman" w:hAnsi="Times New Roman"/>
          <w:color w:val="000000"/>
          <w:sz w:val="26"/>
        </w:rPr>
        <w:t>Implementation Block 2: Data Aggregation and Variance Analysis</w:t>
      </w:r>
    </w:p>
    <w:p w14:paraId="702259D8" w14:textId="77777777" w:rsidR="000B4032" w:rsidRDefault="000B4032" w:rsidP="000B4032">
      <w:r>
        <w:rPr>
          <w:rFonts w:ascii="Times New Roman" w:hAnsi="Times New Roman"/>
          <w:b/>
          <w:color w:val="000000"/>
        </w:rPr>
        <w:t>Purpose:</w:t>
      </w:r>
    </w:p>
    <w:p w14:paraId="70DDB0F9" w14:textId="77777777" w:rsidR="000B4032" w:rsidRDefault="000B4032" w:rsidP="000B4032">
      <w:r>
        <w:rPr>
          <w:rFonts w:ascii="Times New Roman" w:hAnsi="Times New Roman"/>
          <w:color w:val="000000"/>
        </w:rPr>
        <w:t>To transform the granular, daily billing events into meaningful financial metrics, specifically aggregating spending by department and calculating budget variances to identify overspending.</w:t>
      </w:r>
    </w:p>
    <w:p w14:paraId="03DB23E4" w14:textId="77777777" w:rsidR="000B4032" w:rsidRDefault="000B4032" w:rsidP="000B4032"/>
    <w:p w14:paraId="08FC96CE" w14:textId="77777777" w:rsidR="000B4032" w:rsidRDefault="000B4032" w:rsidP="000B4032">
      <w:r>
        <w:rPr>
          <w:rFonts w:ascii="Times New Roman" w:hAnsi="Times New Roman"/>
          <w:b/>
          <w:color w:val="000000"/>
        </w:rPr>
        <w:t>Code Logic:</w:t>
      </w:r>
    </w:p>
    <w:p w14:paraId="5D32206B" w14:textId="77777777" w:rsidR="000B4032" w:rsidRDefault="000B4032" w:rsidP="000B4032">
      <w:r>
        <w:rPr>
          <w:rFonts w:ascii="Times New Roman" w:hAnsi="Times New Roman"/>
          <w:color w:val="000000"/>
        </w:rPr>
        <w:t>This logic is embedded within the core data processing functions of the main application.</w:t>
      </w:r>
    </w:p>
    <w:p w14:paraId="6712A2ED" w14:textId="77777777" w:rsidR="000B4032" w:rsidRDefault="000B4032" w:rsidP="000B4032">
      <w:r>
        <w:rPr>
          <w:rFonts w:ascii="Times New Roman" w:hAnsi="Times New Roman"/>
          <w:color w:val="000000"/>
        </w:rPr>
        <w:t xml:space="preserve">*   </w:t>
      </w:r>
      <w:r>
        <w:rPr>
          <w:rFonts w:ascii="Times New Roman" w:hAnsi="Times New Roman"/>
          <w:b/>
          <w:color w:val="000000"/>
        </w:rPr>
        <w:t>Data Ingestion:</w:t>
      </w:r>
      <w:r>
        <w:rPr>
          <w:rFonts w:ascii="Times New Roman" w:hAnsi="Times New Roman"/>
          <w:color w:val="000000"/>
        </w:rPr>
        <w:t xml:space="preserve"> `</w:t>
      </w:r>
      <w:proofErr w:type="spellStart"/>
      <w:r>
        <w:rPr>
          <w:rFonts w:ascii="Times New Roman" w:hAnsi="Times New Roman"/>
          <w:color w:val="000000"/>
        </w:rPr>
        <w:t>df</w:t>
      </w:r>
      <w:proofErr w:type="spellEnd"/>
      <w:r>
        <w:rPr>
          <w:rFonts w:ascii="Times New Roman" w:hAnsi="Times New Roman"/>
          <w:color w:val="000000"/>
        </w:rPr>
        <w:t xml:space="preserve"> = </w:t>
      </w:r>
      <w:proofErr w:type="spellStart"/>
      <w:proofErr w:type="gramStart"/>
      <w:r>
        <w:rPr>
          <w:rFonts w:ascii="Times New Roman" w:hAnsi="Times New Roman"/>
          <w:color w:val="000000"/>
        </w:rPr>
        <w:t>pd.read</w:t>
      </w:r>
      <w:proofErr w:type="gramEnd"/>
      <w:r>
        <w:rPr>
          <w:rFonts w:ascii="Times New Roman" w:hAnsi="Times New Roman"/>
          <w:color w:val="000000"/>
        </w:rPr>
        <w:t>_csv</w:t>
      </w:r>
      <w:proofErr w:type="spellEnd"/>
      <w:r>
        <w:rPr>
          <w:rFonts w:ascii="Times New Roman" w:hAnsi="Times New Roman"/>
          <w:color w:val="000000"/>
        </w:rPr>
        <w:t>('healthcare_cloud_billing.csv</w:t>
      </w:r>
      <w:proofErr w:type="gramStart"/>
      <w:r>
        <w:rPr>
          <w:rFonts w:ascii="Times New Roman" w:hAnsi="Times New Roman"/>
          <w:color w:val="000000"/>
        </w:rPr>
        <w:t>')`</w:t>
      </w:r>
      <w:proofErr w:type="gramEnd"/>
      <w:r>
        <w:rPr>
          <w:rFonts w:ascii="Times New Roman" w:hAnsi="Times New Roman"/>
          <w:color w:val="000000"/>
        </w:rPr>
        <w:t xml:space="preserve"> loads the data.</w:t>
      </w:r>
    </w:p>
    <w:p w14:paraId="51015A2E" w14:textId="77777777" w:rsidR="000B4032" w:rsidRDefault="000B4032" w:rsidP="000B4032">
      <w:r>
        <w:rPr>
          <w:rFonts w:ascii="Times New Roman" w:hAnsi="Times New Roman"/>
          <w:color w:val="000000"/>
        </w:rPr>
        <w:t xml:space="preserve">*   </w:t>
      </w:r>
      <w:r>
        <w:rPr>
          <w:rFonts w:ascii="Times New Roman" w:hAnsi="Times New Roman"/>
          <w:b/>
          <w:color w:val="000000"/>
        </w:rPr>
        <w:t>Grouping:</w:t>
      </w:r>
      <w:r>
        <w:rPr>
          <w:rFonts w:ascii="Times New Roman" w:hAnsi="Times New Roman"/>
          <w:color w:val="000000"/>
        </w:rPr>
        <w:t xml:space="preserve"> Pandas </w:t>
      </w:r>
      <w:proofErr w:type="gramStart"/>
      <w:r>
        <w:rPr>
          <w:rFonts w:ascii="Times New Roman" w:hAnsi="Times New Roman"/>
          <w:color w:val="000000"/>
        </w:rPr>
        <w:t>`.</w:t>
      </w:r>
      <w:proofErr w:type="spellStart"/>
      <w:r>
        <w:rPr>
          <w:rFonts w:ascii="Times New Roman" w:hAnsi="Times New Roman"/>
          <w:color w:val="000000"/>
        </w:rPr>
        <w:t>groupby</w:t>
      </w:r>
      <w:proofErr w:type="spellEnd"/>
      <w:r>
        <w:rPr>
          <w:rFonts w:ascii="Times New Roman" w:hAnsi="Times New Roman"/>
          <w:color w:val="000000"/>
        </w:rPr>
        <w:t>()`</w:t>
      </w:r>
      <w:proofErr w:type="gramEnd"/>
      <w:r>
        <w:rPr>
          <w:rFonts w:ascii="Times New Roman" w:hAnsi="Times New Roman"/>
          <w:color w:val="000000"/>
        </w:rPr>
        <w:t xml:space="preserve"> functions are utilized extensively. For example, `</w:t>
      </w:r>
      <w:proofErr w:type="spellStart"/>
      <w:proofErr w:type="gramStart"/>
      <w:r>
        <w:rPr>
          <w:rFonts w:ascii="Times New Roman" w:hAnsi="Times New Roman"/>
          <w:color w:val="000000"/>
        </w:rPr>
        <w:t>df.groupby</w:t>
      </w:r>
      <w:proofErr w:type="spellEnd"/>
      <w:proofErr w:type="gramEnd"/>
      <w:r>
        <w:rPr>
          <w:rFonts w:ascii="Times New Roman" w:hAnsi="Times New Roman"/>
          <w:color w:val="000000"/>
        </w:rPr>
        <w:t>(['Cost Center', 'Cloud Provider'</w:t>
      </w:r>
      <w:proofErr w:type="gramStart"/>
      <w:r>
        <w:rPr>
          <w:rFonts w:ascii="Times New Roman" w:hAnsi="Times New Roman"/>
          <w:color w:val="000000"/>
        </w:rPr>
        <w:t>])[</w:t>
      </w:r>
      <w:proofErr w:type="gramEnd"/>
      <w:r>
        <w:rPr>
          <w:rFonts w:ascii="Times New Roman" w:hAnsi="Times New Roman"/>
          <w:color w:val="000000"/>
        </w:rPr>
        <w:t>'Cost'</w:t>
      </w:r>
      <w:proofErr w:type="gramStart"/>
      <w:r>
        <w:rPr>
          <w:rFonts w:ascii="Times New Roman" w:hAnsi="Times New Roman"/>
          <w:color w:val="000000"/>
        </w:rPr>
        <w:t>].sum</w:t>
      </w:r>
      <w:proofErr w:type="gramEnd"/>
      <w:r>
        <w:rPr>
          <w:rFonts w:ascii="Times New Roman" w:hAnsi="Times New Roman"/>
          <w:color w:val="000000"/>
        </w:rPr>
        <w:t>(</w:t>
      </w:r>
      <w:proofErr w:type="gramStart"/>
      <w:r>
        <w:rPr>
          <w:rFonts w:ascii="Times New Roman" w:hAnsi="Times New Roman"/>
          <w:color w:val="000000"/>
        </w:rPr>
        <w:t>).</w:t>
      </w:r>
      <w:proofErr w:type="spellStart"/>
      <w:r>
        <w:rPr>
          <w:rFonts w:ascii="Times New Roman" w:hAnsi="Times New Roman"/>
          <w:color w:val="000000"/>
        </w:rPr>
        <w:t>reset</w:t>
      </w:r>
      <w:proofErr w:type="gramEnd"/>
      <w:r>
        <w:rPr>
          <w:rFonts w:ascii="Times New Roman" w:hAnsi="Times New Roman"/>
          <w:color w:val="000000"/>
        </w:rPr>
        <w:t>_</w:t>
      </w:r>
      <w:proofErr w:type="gramStart"/>
      <w:r>
        <w:rPr>
          <w:rFonts w:ascii="Times New Roman" w:hAnsi="Times New Roman"/>
          <w:color w:val="000000"/>
        </w:rPr>
        <w:t>index</w:t>
      </w:r>
      <w:proofErr w:type="spellEnd"/>
      <w:r>
        <w:rPr>
          <w:rFonts w:ascii="Times New Roman" w:hAnsi="Times New Roman"/>
          <w:color w:val="000000"/>
        </w:rPr>
        <w:t>(</w:t>
      </w:r>
      <w:proofErr w:type="gramEnd"/>
      <w:r>
        <w:rPr>
          <w:rFonts w:ascii="Times New Roman" w:hAnsi="Times New Roman"/>
          <w:color w:val="000000"/>
        </w:rPr>
        <w:t>)` calculates the total spend per department across each cloud.</w:t>
      </w:r>
    </w:p>
    <w:p w14:paraId="1DD8B059" w14:textId="020C651D" w:rsidR="000B4032" w:rsidRDefault="000B4032" w:rsidP="000B4032">
      <w:r>
        <w:rPr>
          <w:rFonts w:ascii="Times New Roman" w:hAnsi="Times New Roman"/>
          <w:color w:val="000000"/>
        </w:rPr>
        <w:t xml:space="preserve">*   </w:t>
      </w:r>
      <w:r>
        <w:rPr>
          <w:rFonts w:ascii="Times New Roman" w:hAnsi="Times New Roman"/>
          <w:b/>
          <w:color w:val="000000"/>
        </w:rPr>
        <w:t>Variance Calculation:</w:t>
      </w:r>
      <w:r>
        <w:rPr>
          <w:rFonts w:ascii="Times New Roman" w:hAnsi="Times New Roman"/>
          <w:color w:val="000000"/>
        </w:rPr>
        <w:t xml:space="preserve"> A static dictionary defines the budget: `budgets = {'EHR Database': 500000, 'Telemedicine': 250000</w:t>
      </w:r>
      <w:proofErr w:type="gramStart"/>
      <w:r>
        <w:rPr>
          <w:rFonts w:ascii="Times New Roman" w:hAnsi="Times New Roman"/>
          <w:color w:val="000000"/>
        </w:rPr>
        <w:t>...}`</w:t>
      </w:r>
      <w:proofErr w:type="gramEnd"/>
      <w:r>
        <w:rPr>
          <w:rFonts w:ascii="Times New Roman" w:hAnsi="Times New Roman"/>
          <w:color w:val="000000"/>
        </w:rPr>
        <w:t xml:space="preserve">. A custom function maps this dictionary against the aggregated 'Cost Center' spend. It calculates the variance using the formula: </w:t>
      </w:r>
      <w:proofErr w:type="gramStart"/>
      <w:r>
        <w:rPr>
          <w:rFonts w:ascii="Times New Roman" w:hAnsi="Times New Roman"/>
          <w:color w:val="000000"/>
        </w:rPr>
        <w:t>`(</w:t>
      </w:r>
      <w:proofErr w:type="gramEnd"/>
      <w:r>
        <w:rPr>
          <w:rFonts w:ascii="Times New Roman" w:hAnsi="Times New Roman"/>
          <w:color w:val="000000"/>
        </w:rPr>
        <w:t xml:space="preserve">(Actual Spend - Budget) / Budget) * 100`. The resulting percentage is stored in a new </w:t>
      </w:r>
      <w:proofErr w:type="spellStart"/>
      <w:r>
        <w:rPr>
          <w:rFonts w:ascii="Times New Roman" w:hAnsi="Times New Roman"/>
          <w:color w:val="000000"/>
        </w:rPr>
        <w:t>DataFrame</w:t>
      </w:r>
      <w:proofErr w:type="spellEnd"/>
      <w:r>
        <w:rPr>
          <w:rFonts w:ascii="Times New Roman" w:hAnsi="Times New Roman"/>
          <w:color w:val="000000"/>
        </w:rPr>
        <w:t xml:space="preserve"> column.</w:t>
      </w:r>
    </w:p>
    <w:p w14:paraId="36AE3B7C" w14:textId="77777777" w:rsidR="000E2579" w:rsidRDefault="000E2579" w:rsidP="000B4032"/>
    <w:p w14:paraId="1CF1FFF4" w14:textId="77777777" w:rsidR="000B4032" w:rsidRDefault="000B4032" w:rsidP="000B4032">
      <w:r>
        <w:rPr>
          <w:rFonts w:ascii="Times New Roman" w:hAnsi="Times New Roman"/>
          <w:b/>
          <w:color w:val="000000"/>
        </w:rPr>
        <w:t>Result:</w:t>
      </w:r>
    </w:p>
    <w:p w14:paraId="0AF50145" w14:textId="77777777" w:rsidR="000B4032" w:rsidRDefault="000B4032" w:rsidP="000B4032">
      <w:r>
        <w:rPr>
          <w:rFonts w:ascii="Times New Roman" w:hAnsi="Times New Roman"/>
          <w:color w:val="000000"/>
        </w:rPr>
        <w:t xml:space="preserve">The creation of aggregated </w:t>
      </w:r>
      <w:proofErr w:type="spellStart"/>
      <w:r>
        <w:rPr>
          <w:rFonts w:ascii="Times New Roman" w:hAnsi="Times New Roman"/>
          <w:color w:val="000000"/>
        </w:rPr>
        <w:t>DataFrames</w:t>
      </w:r>
      <w:proofErr w:type="spellEnd"/>
      <w:r>
        <w:rPr>
          <w:rFonts w:ascii="Times New Roman" w:hAnsi="Times New Roman"/>
          <w:color w:val="000000"/>
        </w:rPr>
        <w:t xml:space="preserve"> that are highly optimized for fast visualization rendering. The system successfully isolates departments that are exceeding their allocated FinOps budgets, mathematically proving the platform's core utility.</w:t>
      </w:r>
    </w:p>
    <w:p w14:paraId="1A1F8546" w14:textId="77777777" w:rsidR="000B4032" w:rsidRDefault="000B4032" w:rsidP="000B4032">
      <w:pPr>
        <w:pStyle w:val="Heading3"/>
        <w:rPr>
          <w:rFonts w:ascii="Times New Roman" w:hAnsi="Times New Roman"/>
          <w:color w:val="000000"/>
          <w:sz w:val="26"/>
        </w:rPr>
      </w:pPr>
    </w:p>
    <w:p w14:paraId="4648861A" w14:textId="77777777" w:rsidR="000B4032" w:rsidRDefault="000B4032" w:rsidP="000B4032">
      <w:pPr>
        <w:pStyle w:val="Heading3"/>
      </w:pPr>
      <w:r>
        <w:rPr>
          <w:rFonts w:ascii="Times New Roman" w:hAnsi="Times New Roman"/>
          <w:color w:val="000000"/>
          <w:sz w:val="26"/>
        </w:rPr>
        <w:t>Implementation Block 3: Interactive Dashboard Construction</w:t>
      </w:r>
    </w:p>
    <w:p w14:paraId="674D6BB5" w14:textId="77777777" w:rsidR="000B4032" w:rsidRDefault="000B4032" w:rsidP="000B4032">
      <w:r>
        <w:rPr>
          <w:rFonts w:ascii="Times New Roman" w:hAnsi="Times New Roman"/>
          <w:b/>
          <w:color w:val="000000"/>
        </w:rPr>
        <w:t>Purpose:</w:t>
      </w:r>
    </w:p>
    <w:p w14:paraId="2029FDE9" w14:textId="77777777" w:rsidR="000B4032" w:rsidRDefault="000B4032" w:rsidP="000B4032">
      <w:r>
        <w:rPr>
          <w:rFonts w:ascii="Times New Roman" w:hAnsi="Times New Roman"/>
          <w:color w:val="000000"/>
        </w:rPr>
        <w:t>To build a graphical, web-based interface that allows users to interact with the processed data, view KPI metrics, and visually explore the cloud expenditures.</w:t>
      </w:r>
    </w:p>
    <w:p w14:paraId="3A73738F" w14:textId="77777777" w:rsidR="000E2579" w:rsidRDefault="000E2579" w:rsidP="000B4032"/>
    <w:p w14:paraId="11F9D1C5" w14:textId="2FCF300F" w:rsidR="000B4032" w:rsidRDefault="000B4032" w:rsidP="000B4032">
      <w:r>
        <w:rPr>
          <w:rFonts w:ascii="Times New Roman" w:hAnsi="Times New Roman"/>
          <w:b/>
          <w:color w:val="000000"/>
        </w:rPr>
        <w:lastRenderedPageBreak/>
        <w:t>Code Logic:</w:t>
      </w:r>
    </w:p>
    <w:p w14:paraId="37F13B8C" w14:textId="77777777" w:rsidR="000B4032" w:rsidRDefault="000B4032" w:rsidP="000B4032">
      <w:r>
        <w:rPr>
          <w:rFonts w:ascii="Times New Roman" w:hAnsi="Times New Roman"/>
          <w:color w:val="000000"/>
        </w:rPr>
        <w:t>The implementation relies heavily on the Dash framework and Plotly Express.</w:t>
      </w:r>
    </w:p>
    <w:p w14:paraId="3C86408D" w14:textId="77777777" w:rsidR="000B4032" w:rsidRDefault="000B4032" w:rsidP="000B4032">
      <w:r>
        <w:rPr>
          <w:rFonts w:ascii="Times New Roman" w:hAnsi="Times New Roman"/>
          <w:color w:val="000000"/>
        </w:rPr>
        <w:t xml:space="preserve">*   </w:t>
      </w:r>
      <w:r>
        <w:rPr>
          <w:rFonts w:ascii="Times New Roman" w:hAnsi="Times New Roman"/>
          <w:b/>
          <w:color w:val="000000"/>
        </w:rPr>
        <w:t>Layout Definition:</w:t>
      </w:r>
      <w:r>
        <w:rPr>
          <w:rFonts w:ascii="Times New Roman" w:hAnsi="Times New Roman"/>
          <w:color w:val="000000"/>
        </w:rPr>
        <w:t xml:space="preserve"> The dashboard layout is defined using Dash HTML components (`</w:t>
      </w:r>
      <w:proofErr w:type="spellStart"/>
      <w:proofErr w:type="gramStart"/>
      <w:r>
        <w:rPr>
          <w:rFonts w:ascii="Times New Roman" w:hAnsi="Times New Roman"/>
          <w:color w:val="000000"/>
        </w:rPr>
        <w:t>html.Div</w:t>
      </w:r>
      <w:proofErr w:type="spellEnd"/>
      <w:proofErr w:type="gramEnd"/>
      <w:r>
        <w:rPr>
          <w:rFonts w:ascii="Times New Roman" w:hAnsi="Times New Roman"/>
          <w:color w:val="000000"/>
        </w:rPr>
        <w:t>`, `html.H1`) and styled using basic CSS inline dictionaries to create a grid structure.</w:t>
      </w:r>
    </w:p>
    <w:p w14:paraId="05674123" w14:textId="77777777" w:rsidR="000B4032" w:rsidRDefault="000B4032" w:rsidP="000B4032">
      <w:r>
        <w:rPr>
          <w:rFonts w:ascii="Times New Roman" w:hAnsi="Times New Roman"/>
          <w:color w:val="000000"/>
        </w:rPr>
        <w:t xml:space="preserve">*   </w:t>
      </w:r>
      <w:r>
        <w:rPr>
          <w:rFonts w:ascii="Times New Roman" w:hAnsi="Times New Roman"/>
          <w:b/>
          <w:color w:val="000000"/>
        </w:rPr>
        <w:t>Visualizations:</w:t>
      </w:r>
    </w:p>
    <w:p w14:paraId="653A7C02" w14:textId="77777777" w:rsidR="000B4032" w:rsidRDefault="000B4032" w:rsidP="000B4032">
      <w:r>
        <w:rPr>
          <w:rFonts w:ascii="Times New Roman" w:hAnsi="Times New Roman"/>
          <w:color w:val="000000"/>
        </w:rPr>
        <w:t>*   A Sunburst chart (`</w:t>
      </w:r>
      <w:proofErr w:type="spellStart"/>
      <w:proofErr w:type="gramStart"/>
      <w:r>
        <w:rPr>
          <w:rFonts w:ascii="Times New Roman" w:hAnsi="Times New Roman"/>
          <w:color w:val="000000"/>
        </w:rPr>
        <w:t>px.sunburst</w:t>
      </w:r>
      <w:proofErr w:type="spellEnd"/>
      <w:proofErr w:type="gramEnd"/>
      <w:r>
        <w:rPr>
          <w:rFonts w:ascii="Times New Roman" w:hAnsi="Times New Roman"/>
          <w:color w:val="000000"/>
        </w:rPr>
        <w:t>`) was implemented to show the hierarchical relationship between Cloud Providers and Services.</w:t>
      </w:r>
    </w:p>
    <w:p w14:paraId="0FB43D95" w14:textId="77777777" w:rsidR="000B4032" w:rsidRDefault="000B4032" w:rsidP="000B4032">
      <w:r>
        <w:rPr>
          <w:rFonts w:ascii="Times New Roman" w:hAnsi="Times New Roman"/>
          <w:color w:val="000000"/>
        </w:rPr>
        <w:t>*   A Time-Series Line graph (`</w:t>
      </w:r>
      <w:proofErr w:type="spellStart"/>
      <w:proofErr w:type="gramStart"/>
      <w:r>
        <w:rPr>
          <w:rFonts w:ascii="Times New Roman" w:hAnsi="Times New Roman"/>
          <w:color w:val="000000"/>
        </w:rPr>
        <w:t>px.line</w:t>
      </w:r>
      <w:proofErr w:type="spellEnd"/>
      <w:proofErr w:type="gramEnd"/>
      <w:r>
        <w:rPr>
          <w:rFonts w:ascii="Times New Roman" w:hAnsi="Times New Roman"/>
          <w:color w:val="000000"/>
        </w:rPr>
        <w:t>`) was implemented to track daily/monthly spending trends.</w:t>
      </w:r>
    </w:p>
    <w:p w14:paraId="10AB4357" w14:textId="77777777" w:rsidR="000B4032" w:rsidRDefault="000B4032" w:rsidP="000B4032">
      <w:r>
        <w:rPr>
          <w:rFonts w:ascii="Times New Roman" w:hAnsi="Times New Roman"/>
          <w:color w:val="000000"/>
        </w:rPr>
        <w:t>*   A Bar chart (`</w:t>
      </w:r>
      <w:proofErr w:type="spellStart"/>
      <w:r>
        <w:rPr>
          <w:rFonts w:ascii="Times New Roman" w:hAnsi="Times New Roman"/>
          <w:color w:val="000000"/>
        </w:rPr>
        <w:t>px.bar</w:t>
      </w:r>
      <w:proofErr w:type="spellEnd"/>
      <w:r>
        <w:rPr>
          <w:rFonts w:ascii="Times New Roman" w:hAnsi="Times New Roman"/>
          <w:color w:val="000000"/>
        </w:rPr>
        <w:t>`) colored by compliance status highlights the cost of maintaining HIPAA-compliant infrastructure.</w:t>
      </w:r>
    </w:p>
    <w:p w14:paraId="15431BA7" w14:textId="77777777" w:rsidR="000B4032" w:rsidRDefault="000B4032" w:rsidP="000B4032">
      <w:r>
        <w:rPr>
          <w:rFonts w:ascii="Times New Roman" w:hAnsi="Times New Roman"/>
          <w:color w:val="000000"/>
        </w:rPr>
        <w:t xml:space="preserve">*   </w:t>
      </w:r>
      <w:r>
        <w:rPr>
          <w:rFonts w:ascii="Times New Roman" w:hAnsi="Times New Roman"/>
          <w:b/>
          <w:color w:val="000000"/>
        </w:rPr>
        <w:t>Interactivity:</w:t>
      </w:r>
      <w:r>
        <w:rPr>
          <w:rFonts w:ascii="Times New Roman" w:hAnsi="Times New Roman"/>
          <w:color w:val="000000"/>
        </w:rPr>
        <w:t xml:space="preserve"> Dash Callbacks (`@</w:t>
      </w:r>
      <w:proofErr w:type="spellStart"/>
      <w:r>
        <w:rPr>
          <w:rFonts w:ascii="Times New Roman" w:hAnsi="Times New Roman"/>
          <w:color w:val="000000"/>
        </w:rPr>
        <w:t>app.callback</w:t>
      </w:r>
      <w:proofErr w:type="spellEnd"/>
      <w:r>
        <w:rPr>
          <w:rFonts w:ascii="Times New Roman" w:hAnsi="Times New Roman"/>
          <w:color w:val="000000"/>
        </w:rPr>
        <w:t>`) were implemented to link user inputs (like a dropdown menu filtering by specific Cloud Providers) to the graph update functions, enabling dynamic, real-time data slicing.</w:t>
      </w:r>
    </w:p>
    <w:p w14:paraId="4A888E3D" w14:textId="77777777" w:rsidR="000B4032" w:rsidRDefault="000B4032" w:rsidP="000B4032"/>
    <w:p w14:paraId="73C59951" w14:textId="77777777" w:rsidR="000B4032" w:rsidRDefault="000B4032" w:rsidP="000B4032">
      <w:r>
        <w:rPr>
          <w:rFonts w:ascii="Times New Roman" w:hAnsi="Times New Roman"/>
          <w:b/>
          <w:color w:val="000000"/>
        </w:rPr>
        <w:t>Result:</w:t>
      </w:r>
    </w:p>
    <w:p w14:paraId="7E97AC7C" w14:textId="77777777" w:rsidR="000B4032" w:rsidRDefault="000B4032" w:rsidP="000B4032">
      <w:r>
        <w:rPr>
          <w:rFonts w:ascii="Times New Roman" w:hAnsi="Times New Roman"/>
          <w:color w:val="000000"/>
        </w:rPr>
        <w:t>A fully functional, responsive, and highly interactive web dashboard running locally. The dashboard successfully visualizes over 30,000 data points seamlessly, proving the efficiency of the underlying Pandas operations and the Plotly rendering engine.</w:t>
      </w:r>
    </w:p>
    <w:p w14:paraId="1BC11F30" w14:textId="77777777" w:rsidR="000B4032" w:rsidRDefault="000B4032" w:rsidP="000B4032"/>
    <w:p w14:paraId="0529A2D6" w14:textId="095BA7E3" w:rsidR="00F04B2F" w:rsidRPr="00F04B2F" w:rsidRDefault="000B4032" w:rsidP="000B4032">
      <w:pPr>
        <w:rPr>
          <w:rFonts w:ascii="Times New Roman" w:hAnsi="Times New Roman"/>
          <w:b/>
          <w:bCs/>
          <w:color w:val="000000"/>
          <w:sz w:val="32"/>
          <w:szCs w:val="32"/>
          <w:u w:val="single"/>
        </w:rPr>
      </w:pPr>
      <w:r w:rsidRPr="00DE4B2E">
        <w:rPr>
          <w:rFonts w:ascii="Times New Roman" w:hAnsi="Times New Roman"/>
          <w:b/>
          <w:bCs/>
          <w:color w:val="000000"/>
          <w:sz w:val="32"/>
          <w:szCs w:val="32"/>
          <w:u w:val="single"/>
        </w:rPr>
        <w:t>Testing</w:t>
      </w:r>
    </w:p>
    <w:p w14:paraId="72316138" w14:textId="77777777" w:rsidR="000B4032" w:rsidRDefault="000B4032" w:rsidP="000B4032">
      <w:r>
        <w:rPr>
          <w:rFonts w:ascii="Times New Roman" w:hAnsi="Times New Roman"/>
          <w:color w:val="000000"/>
        </w:rPr>
        <w:t>Software testing was conducted rigorously to ensure the accuracy, reliability, and usability of the Cloud Cost Intelligence Platform. The testing strategy encompassed Unit Testing, Integration Testing, and System Testing.</w:t>
      </w:r>
    </w:p>
    <w:p w14:paraId="6B6B9721" w14:textId="77777777" w:rsidR="000B4032" w:rsidRDefault="000B4032" w:rsidP="000B4032"/>
    <w:p w14:paraId="1991BB83" w14:textId="77777777" w:rsidR="000B4032" w:rsidRPr="00996176" w:rsidRDefault="000B4032" w:rsidP="000B4032">
      <w:pPr>
        <w:pStyle w:val="Heading3"/>
        <w:rPr>
          <w:b/>
          <w:bCs/>
        </w:rPr>
      </w:pPr>
      <w:r w:rsidRPr="00996176">
        <w:rPr>
          <w:rFonts w:ascii="Times New Roman" w:hAnsi="Times New Roman"/>
          <w:b/>
          <w:bCs/>
          <w:color w:val="000000"/>
          <w:sz w:val="26"/>
        </w:rPr>
        <w:t>Unit Testing</w:t>
      </w:r>
    </w:p>
    <w:p w14:paraId="06D34113" w14:textId="77777777" w:rsidR="000B4032" w:rsidRDefault="000B4032" w:rsidP="000B4032">
      <w:r>
        <w:rPr>
          <w:rFonts w:ascii="Times New Roman" w:hAnsi="Times New Roman"/>
          <w:color w:val="000000"/>
        </w:rPr>
        <w:t>Unit tests focused on verifying the functionality of individual Python functions and methods in isolation.</w:t>
      </w:r>
    </w:p>
    <w:p w14:paraId="71741705" w14:textId="77777777" w:rsidR="000B4032" w:rsidRDefault="000B4032" w:rsidP="000B4032">
      <w:r>
        <w:rPr>
          <w:rFonts w:ascii="Times New Roman" w:hAnsi="Times New Roman"/>
          <w:color w:val="000000"/>
        </w:rPr>
        <w:t xml:space="preserve">*   </w:t>
      </w:r>
      <w:r>
        <w:rPr>
          <w:rFonts w:ascii="Times New Roman" w:hAnsi="Times New Roman"/>
          <w:b/>
          <w:color w:val="000000"/>
        </w:rPr>
        <w:t>Data Generation Tests:</w:t>
      </w:r>
      <w:r>
        <w:rPr>
          <w:rFonts w:ascii="Times New Roman" w:hAnsi="Times New Roman"/>
          <w:color w:val="000000"/>
        </w:rPr>
        <w:t xml:space="preserve"> Scripts were run to verify that the `generate_dataset.py` file consistently produced a CSV with the exact expected schema (correct column names, data types). It was verified that no `NULL` or `</w:t>
      </w:r>
      <w:proofErr w:type="spellStart"/>
      <w:r>
        <w:rPr>
          <w:rFonts w:ascii="Times New Roman" w:hAnsi="Times New Roman"/>
          <w:color w:val="000000"/>
        </w:rPr>
        <w:t>NaN</w:t>
      </w:r>
      <w:proofErr w:type="spellEnd"/>
      <w:r>
        <w:rPr>
          <w:rFonts w:ascii="Times New Roman" w:hAnsi="Times New Roman"/>
          <w:color w:val="000000"/>
        </w:rPr>
        <w:t>` values were generated in critical fields like 'Cost' or 'Provider'.</w:t>
      </w:r>
    </w:p>
    <w:p w14:paraId="0DA3FF99" w14:textId="77777777" w:rsidR="000B4032" w:rsidRDefault="000B4032" w:rsidP="000B4032">
      <w:r>
        <w:rPr>
          <w:rFonts w:ascii="Times New Roman" w:hAnsi="Times New Roman"/>
          <w:color w:val="000000"/>
        </w:rPr>
        <w:lastRenderedPageBreak/>
        <w:t xml:space="preserve">*   </w:t>
      </w:r>
      <w:r>
        <w:rPr>
          <w:rFonts w:ascii="Times New Roman" w:hAnsi="Times New Roman"/>
          <w:b/>
          <w:color w:val="000000"/>
        </w:rPr>
        <w:t>Mathematical Accuracy Tests:</w:t>
      </w:r>
      <w:r>
        <w:rPr>
          <w:rFonts w:ascii="Times New Roman" w:hAnsi="Times New Roman"/>
          <w:color w:val="000000"/>
        </w:rPr>
        <w:t xml:space="preserve"> Hand-calculated budget variances were compared against the programmatic outputs of the Pandas pipeline to ensure the formula </w:t>
      </w:r>
      <w:proofErr w:type="gramStart"/>
      <w:r>
        <w:rPr>
          <w:rFonts w:ascii="Times New Roman" w:hAnsi="Times New Roman"/>
          <w:color w:val="000000"/>
        </w:rPr>
        <w:t>`(</w:t>
      </w:r>
      <w:proofErr w:type="gramEnd"/>
      <w:r>
        <w:rPr>
          <w:rFonts w:ascii="Times New Roman" w:hAnsi="Times New Roman"/>
          <w:color w:val="000000"/>
        </w:rPr>
        <w:t>(Actual - Budget) / Budget) * 100` was implemented without floating-point errors.</w:t>
      </w:r>
    </w:p>
    <w:p w14:paraId="67914FE5" w14:textId="77777777" w:rsidR="000B4032" w:rsidRDefault="000B4032" w:rsidP="000B4032"/>
    <w:p w14:paraId="4CB2F0B0" w14:textId="77777777" w:rsidR="000B4032" w:rsidRPr="00996176" w:rsidRDefault="000B4032" w:rsidP="000B4032">
      <w:pPr>
        <w:pStyle w:val="Heading3"/>
        <w:rPr>
          <w:b/>
          <w:bCs/>
        </w:rPr>
      </w:pPr>
      <w:r w:rsidRPr="00996176">
        <w:rPr>
          <w:rFonts w:ascii="Times New Roman" w:hAnsi="Times New Roman"/>
          <w:b/>
          <w:bCs/>
          <w:color w:val="000000"/>
          <w:sz w:val="26"/>
        </w:rPr>
        <w:t>Integration Testing</w:t>
      </w:r>
    </w:p>
    <w:p w14:paraId="07C86A61" w14:textId="77777777" w:rsidR="000B4032" w:rsidRDefault="000B4032" w:rsidP="000B4032">
      <w:r>
        <w:rPr>
          <w:rFonts w:ascii="Times New Roman" w:hAnsi="Times New Roman"/>
          <w:color w:val="000000"/>
        </w:rPr>
        <w:t>Integration testing verified that the separate modules (Data Generation, Data Processing, Dashboard Rendering) functioned correctly when combined.</w:t>
      </w:r>
    </w:p>
    <w:p w14:paraId="2EA5C7EE" w14:textId="77777777" w:rsidR="000B4032" w:rsidRDefault="000B4032" w:rsidP="000B4032">
      <w:r>
        <w:rPr>
          <w:rFonts w:ascii="Times New Roman" w:hAnsi="Times New Roman"/>
          <w:color w:val="000000"/>
        </w:rPr>
        <w:t xml:space="preserve">*   </w:t>
      </w:r>
      <w:r>
        <w:rPr>
          <w:rFonts w:ascii="Times New Roman" w:hAnsi="Times New Roman"/>
          <w:b/>
          <w:color w:val="000000"/>
        </w:rPr>
        <w:t>Pipeline Verification:</w:t>
      </w:r>
      <w:r>
        <w:rPr>
          <w:rFonts w:ascii="Times New Roman" w:hAnsi="Times New Roman"/>
          <w:color w:val="000000"/>
        </w:rPr>
        <w:t xml:space="preserve"> A test was conducted to ensure that if the CSV file was updated with new data, the dashboard correctly ingested the new file upon reload and updated the visualizations without crashing or displaying cached, stale data.</w:t>
      </w:r>
    </w:p>
    <w:p w14:paraId="28F3D43F" w14:textId="77777777" w:rsidR="000B4032" w:rsidRDefault="000B4032" w:rsidP="000B4032">
      <w:r>
        <w:rPr>
          <w:rFonts w:ascii="Times New Roman" w:hAnsi="Times New Roman"/>
          <w:color w:val="000000"/>
        </w:rPr>
        <w:t xml:space="preserve">*   </w:t>
      </w:r>
      <w:r>
        <w:rPr>
          <w:rFonts w:ascii="Times New Roman" w:hAnsi="Times New Roman"/>
          <w:b/>
          <w:color w:val="000000"/>
        </w:rPr>
        <w:t>Callback Dependency Testing:</w:t>
      </w:r>
      <w:r>
        <w:rPr>
          <w:rFonts w:ascii="Times New Roman" w:hAnsi="Times New Roman"/>
          <w:color w:val="000000"/>
        </w:rPr>
        <w:t xml:space="preserve"> Dash callbacks were tested to ensure that filtering the data via a dropdown menu correctly updated *all* dependent graphs simultaneously, rather than leaving some graphs out of sync.</w:t>
      </w:r>
    </w:p>
    <w:p w14:paraId="2D22461C" w14:textId="77777777" w:rsidR="000B4032" w:rsidRPr="00996176" w:rsidRDefault="000B4032" w:rsidP="000B4032">
      <w:pPr>
        <w:rPr>
          <w:b/>
          <w:bCs/>
        </w:rPr>
      </w:pPr>
    </w:p>
    <w:p w14:paraId="16E8761E" w14:textId="77777777" w:rsidR="000B4032" w:rsidRPr="00996176" w:rsidRDefault="000B4032" w:rsidP="000B4032">
      <w:pPr>
        <w:pStyle w:val="Heading3"/>
        <w:rPr>
          <w:b/>
          <w:bCs/>
        </w:rPr>
      </w:pPr>
      <w:r w:rsidRPr="00996176">
        <w:rPr>
          <w:rFonts w:ascii="Times New Roman" w:hAnsi="Times New Roman"/>
          <w:b/>
          <w:bCs/>
          <w:color w:val="000000"/>
          <w:sz w:val="26"/>
        </w:rPr>
        <w:t>System Testing</w:t>
      </w:r>
    </w:p>
    <w:p w14:paraId="6F081D7C" w14:textId="77777777" w:rsidR="000B4032" w:rsidRDefault="000B4032" w:rsidP="000B4032">
      <w:r>
        <w:rPr>
          <w:rFonts w:ascii="Times New Roman" w:hAnsi="Times New Roman"/>
          <w:color w:val="000000"/>
        </w:rPr>
        <w:t>System testing evaluated the application as a complete, integrated system to evaluate compliance with the specified requirements.</w:t>
      </w:r>
    </w:p>
    <w:p w14:paraId="25600DEB" w14:textId="77777777" w:rsidR="000B4032" w:rsidRDefault="000B4032" w:rsidP="000B4032">
      <w:r>
        <w:rPr>
          <w:rFonts w:ascii="Times New Roman" w:hAnsi="Times New Roman"/>
          <w:color w:val="000000"/>
        </w:rPr>
        <w:t xml:space="preserve">*   </w:t>
      </w:r>
      <w:r>
        <w:rPr>
          <w:rFonts w:ascii="Times New Roman" w:hAnsi="Times New Roman"/>
          <w:b/>
          <w:color w:val="000000"/>
        </w:rPr>
        <w:t>Performance / Load Testing:</w:t>
      </w:r>
      <w:r>
        <w:rPr>
          <w:rFonts w:ascii="Times New Roman" w:hAnsi="Times New Roman"/>
          <w:color w:val="000000"/>
        </w:rPr>
        <w:t xml:space="preserve"> The application was tested using progressively larger datasets (10,000 rows, 50,000 rows, 100,000 rows) to monitor load times. While rendering slowed marginally at 100,000 rows, the Pandas aggregations proved highly performant, executing in under 2 seconds.</w:t>
      </w:r>
    </w:p>
    <w:p w14:paraId="7102AB30" w14:textId="77777777" w:rsidR="000B4032" w:rsidRDefault="000B4032" w:rsidP="000B4032">
      <w:r>
        <w:rPr>
          <w:rFonts w:ascii="Times New Roman" w:hAnsi="Times New Roman"/>
          <w:color w:val="000000"/>
        </w:rPr>
        <w:t xml:space="preserve">*   </w:t>
      </w:r>
      <w:r>
        <w:rPr>
          <w:rFonts w:ascii="Times New Roman" w:hAnsi="Times New Roman"/>
          <w:b/>
          <w:color w:val="000000"/>
        </w:rPr>
        <w:t>Cross-Browser Compatibility:</w:t>
      </w:r>
      <w:r>
        <w:rPr>
          <w:rFonts w:ascii="Times New Roman" w:hAnsi="Times New Roman"/>
          <w:color w:val="000000"/>
        </w:rPr>
        <w:t xml:space="preserve"> The local dashboard URL (`http://127.0.0.1:8050`) was accessed using Google Chrome, Mozilla Firefox, and Microsoft Edge to ensure the Plotly SVG elements rendered correctly and responsively across different browser engines.</w:t>
      </w:r>
    </w:p>
    <w:p w14:paraId="0E6E40D5" w14:textId="77777777" w:rsidR="000B4032" w:rsidRDefault="000B4032" w:rsidP="000B4032"/>
    <w:p w14:paraId="2992BEB5" w14:textId="77777777" w:rsidR="00D560E9" w:rsidRDefault="00D560E9" w:rsidP="000B4032"/>
    <w:p w14:paraId="1FB28EB8" w14:textId="77777777" w:rsidR="00D560E9" w:rsidRDefault="00D560E9" w:rsidP="000B4032"/>
    <w:p w14:paraId="1C56B9C1" w14:textId="77777777" w:rsidR="00D560E9" w:rsidRDefault="00D560E9" w:rsidP="000B4032"/>
    <w:p w14:paraId="77FDCEB1" w14:textId="77777777" w:rsidR="00D560E9" w:rsidRDefault="00D560E9" w:rsidP="000B4032"/>
    <w:p w14:paraId="164DAAB6" w14:textId="1CECF4E7" w:rsidR="000B4032" w:rsidRDefault="000B4032" w:rsidP="000B4032"/>
    <w:p w14:paraId="0973B62F" w14:textId="7F7B5C48" w:rsidR="00F04B2F" w:rsidRPr="00F04B2F" w:rsidRDefault="000B4032" w:rsidP="00F04B2F">
      <w:pPr>
        <w:pStyle w:val="Heading2"/>
        <w:rPr>
          <w:rFonts w:ascii="Times New Roman" w:hAnsi="Times New Roman"/>
          <w:b/>
          <w:bCs/>
          <w:color w:val="000000"/>
          <w:u w:val="single"/>
        </w:rPr>
      </w:pPr>
      <w:r w:rsidRPr="00DE4B2E">
        <w:rPr>
          <w:rFonts w:ascii="Times New Roman" w:hAnsi="Times New Roman"/>
          <w:b/>
          <w:bCs/>
          <w:color w:val="000000"/>
          <w:u w:val="single"/>
        </w:rPr>
        <w:lastRenderedPageBreak/>
        <w:t>Graphical User Interface (GUI) Layout</w:t>
      </w:r>
    </w:p>
    <w:p w14:paraId="03E3E794" w14:textId="77777777" w:rsidR="000B4032" w:rsidRDefault="000B4032" w:rsidP="000B4032">
      <w:r>
        <w:rPr>
          <w:rFonts w:ascii="Times New Roman" w:hAnsi="Times New Roman"/>
          <w:color w:val="000000"/>
        </w:rPr>
        <w:t>The GUI was designed with a focus on User Experience (UX) and data accessibility. Since the target audience includes financial officers who may not be deeply technical, a clean, un-cluttered "dashboard" layout paradigm was adopted.</w:t>
      </w:r>
    </w:p>
    <w:p w14:paraId="5937C7AB" w14:textId="77777777" w:rsidR="000B4032" w:rsidRDefault="000B4032" w:rsidP="000B4032"/>
    <w:p w14:paraId="4BF3E015" w14:textId="77777777" w:rsidR="000B4032" w:rsidRPr="00E8610F" w:rsidRDefault="000B4032" w:rsidP="000B4032">
      <w:pPr>
        <w:rPr>
          <w:b/>
          <w:sz w:val="28"/>
          <w:szCs w:val="28"/>
        </w:rPr>
      </w:pPr>
      <w:r w:rsidRPr="00E8610F">
        <w:rPr>
          <w:rFonts w:ascii="Times New Roman" w:hAnsi="Times New Roman"/>
          <w:b/>
          <w:color w:val="000000"/>
          <w:sz w:val="28"/>
          <w:szCs w:val="28"/>
        </w:rPr>
        <w:t>Layout Structure:</w:t>
      </w:r>
    </w:p>
    <w:p w14:paraId="65E87439" w14:textId="77777777" w:rsidR="000B4032" w:rsidRDefault="000B4032" w:rsidP="000B4032">
      <w:r>
        <w:rPr>
          <w:rFonts w:ascii="Times New Roman" w:hAnsi="Times New Roman"/>
          <w:color w:val="000000"/>
        </w:rPr>
        <w:t xml:space="preserve">1.  </w:t>
      </w:r>
      <w:r>
        <w:rPr>
          <w:rFonts w:ascii="Times New Roman" w:hAnsi="Times New Roman"/>
          <w:b/>
          <w:color w:val="000000"/>
        </w:rPr>
        <w:t>Header Section:</w:t>
      </w:r>
      <w:r>
        <w:rPr>
          <w:rFonts w:ascii="Times New Roman" w:hAnsi="Times New Roman"/>
          <w:color w:val="000000"/>
        </w:rPr>
        <w:t xml:space="preserve"> A prominent title ("Healthcare Cloud Cost Intelligence Platform") establishes the context. Immediately below, large KPI (Key Performance Indicator) cards display the most critical metrics: Total Cloud Spend ($), Total Variance (%), and the split between Compliant vs. Non-Compliant spend.</w:t>
      </w:r>
    </w:p>
    <w:p w14:paraId="21BF8C72" w14:textId="77777777" w:rsidR="000B4032" w:rsidRDefault="000B4032" w:rsidP="000B4032">
      <w:r>
        <w:rPr>
          <w:rFonts w:ascii="Times New Roman" w:hAnsi="Times New Roman"/>
          <w:color w:val="000000"/>
        </w:rPr>
        <w:t xml:space="preserve">2.  </w:t>
      </w:r>
      <w:r>
        <w:rPr>
          <w:rFonts w:ascii="Times New Roman" w:hAnsi="Times New Roman"/>
          <w:b/>
          <w:color w:val="000000"/>
        </w:rPr>
        <w:t>Control Panel (Left Sidebar / Top Row):</w:t>
      </w:r>
      <w:r>
        <w:rPr>
          <w:rFonts w:ascii="Times New Roman" w:hAnsi="Times New Roman"/>
          <w:color w:val="000000"/>
        </w:rPr>
        <w:t xml:space="preserve"> This area houses the interactive controls. Users will find dropdown menus allowing them to filter the entire dashboard by specific Cloud Providers (AWS/Azure/GCP) or specific Healthcare Cost Centers (e.g., 'View only Cardiology infrastructure costs').</w:t>
      </w:r>
    </w:p>
    <w:p w14:paraId="4C7BADCE" w14:textId="77777777" w:rsidR="000B4032" w:rsidRDefault="000B4032" w:rsidP="000B4032">
      <w:r>
        <w:rPr>
          <w:rFonts w:ascii="Times New Roman" w:hAnsi="Times New Roman"/>
          <w:color w:val="000000"/>
        </w:rPr>
        <w:t xml:space="preserve">3.  </w:t>
      </w:r>
      <w:r>
        <w:rPr>
          <w:rFonts w:ascii="Times New Roman" w:hAnsi="Times New Roman"/>
          <w:b/>
          <w:color w:val="000000"/>
        </w:rPr>
        <w:t>Main Visualization Area (Grid Layout):</w:t>
      </w:r>
    </w:p>
    <w:p w14:paraId="3FC7A11C" w14:textId="77777777" w:rsidR="000B4032" w:rsidRDefault="000B4032" w:rsidP="000B4032">
      <w:r>
        <w:rPr>
          <w:rFonts w:ascii="Times New Roman" w:hAnsi="Times New Roman"/>
          <w:color w:val="000000"/>
        </w:rPr>
        <w:t xml:space="preserve">*   </w:t>
      </w:r>
      <w:r>
        <w:rPr>
          <w:rFonts w:ascii="Times New Roman" w:hAnsi="Times New Roman"/>
          <w:b/>
          <w:color w:val="000000"/>
        </w:rPr>
        <w:t>Top Left (Time Series):</w:t>
      </w:r>
      <w:r>
        <w:rPr>
          <w:rFonts w:ascii="Times New Roman" w:hAnsi="Times New Roman"/>
          <w:color w:val="000000"/>
        </w:rPr>
        <w:t xml:space="preserve"> A wide line chart spanning the page width, showing the daily spending trend over the past year. This allows users to immediately spot spikes in expenditure (e.g., a massive spike in Compute costs in November).</w:t>
      </w:r>
    </w:p>
    <w:p w14:paraId="687C90E0" w14:textId="77777777" w:rsidR="000B4032" w:rsidRDefault="000B4032" w:rsidP="000B4032">
      <w:r>
        <w:rPr>
          <w:rFonts w:ascii="Times New Roman" w:hAnsi="Times New Roman"/>
          <w:color w:val="000000"/>
        </w:rPr>
        <w:t xml:space="preserve">*   </w:t>
      </w:r>
      <w:r>
        <w:rPr>
          <w:rFonts w:ascii="Times New Roman" w:hAnsi="Times New Roman"/>
          <w:b/>
          <w:color w:val="000000"/>
        </w:rPr>
        <w:t>Bottom Left (Hierarchical Breakdown):</w:t>
      </w:r>
      <w:r>
        <w:rPr>
          <w:rFonts w:ascii="Times New Roman" w:hAnsi="Times New Roman"/>
          <w:color w:val="000000"/>
        </w:rPr>
        <w:t xml:space="preserve"> A Sunburst chart providing a visual breakdown of where the money is going (Inner ring = Provider, Outer ring = Service).</w:t>
      </w:r>
    </w:p>
    <w:p w14:paraId="0DCEDC30" w14:textId="77777777" w:rsidR="000B4032" w:rsidRDefault="000B4032" w:rsidP="000B4032">
      <w:r>
        <w:rPr>
          <w:rFonts w:ascii="Times New Roman" w:hAnsi="Times New Roman"/>
          <w:color w:val="000000"/>
        </w:rPr>
        <w:t xml:space="preserve">*   </w:t>
      </w:r>
      <w:r>
        <w:rPr>
          <w:rFonts w:ascii="Times New Roman" w:hAnsi="Times New Roman"/>
          <w:b/>
          <w:color w:val="000000"/>
        </w:rPr>
        <w:t>Bottom Right (Variance Analysis):</w:t>
      </w:r>
      <w:r>
        <w:rPr>
          <w:rFonts w:ascii="Times New Roman" w:hAnsi="Times New Roman"/>
          <w:color w:val="000000"/>
        </w:rPr>
        <w:t xml:space="preserve"> A horizontal bar chart displaying budget variances. Bars extending to the right (red) indicate overspending, while bars extending to the left (green) indicate underspending, allowing for immediate visual identification of problematic departments.</w:t>
      </w:r>
    </w:p>
    <w:p w14:paraId="53E1C5BF" w14:textId="77777777" w:rsidR="000B4032" w:rsidRDefault="000B4032" w:rsidP="000B4032"/>
    <w:p w14:paraId="1D60A9C2" w14:textId="30A34603" w:rsidR="000B4032" w:rsidRPr="00D11FDD" w:rsidRDefault="000B4032" w:rsidP="000B4032">
      <w:pPr>
        <w:rPr>
          <w:b/>
          <w:bCs/>
          <w:sz w:val="32"/>
          <w:szCs w:val="32"/>
          <w:u w:val="single"/>
        </w:rPr>
      </w:pPr>
      <w:r w:rsidRPr="00D11FDD">
        <w:rPr>
          <w:rFonts w:ascii="Times New Roman" w:hAnsi="Times New Roman"/>
          <w:b/>
          <w:bCs/>
          <w:color w:val="000000"/>
          <w:sz w:val="32"/>
          <w:szCs w:val="32"/>
          <w:u w:val="single"/>
        </w:rPr>
        <w:t>Customer Testing</w:t>
      </w:r>
    </w:p>
    <w:p w14:paraId="205D4494" w14:textId="77777777" w:rsidR="000B4032" w:rsidRDefault="000B4032" w:rsidP="000B4032">
      <w:r>
        <w:rPr>
          <w:rFonts w:ascii="Times New Roman" w:hAnsi="Times New Roman"/>
          <w:color w:val="000000"/>
        </w:rPr>
        <w:t>While formal customer testing within a live hospital environment was outside the scope of this academic project, a simulated User Acceptance Testing (UAT) phase was conducted using peers acting as surrogate users (IT Administrators and Financial Analysts).</w:t>
      </w:r>
    </w:p>
    <w:p w14:paraId="351CB816" w14:textId="77777777" w:rsidR="000B4032" w:rsidRDefault="000B4032" w:rsidP="000B4032"/>
    <w:p w14:paraId="29CEE10F" w14:textId="77777777" w:rsidR="000B4032" w:rsidRDefault="000B4032" w:rsidP="000B4032">
      <w:r>
        <w:rPr>
          <w:rFonts w:ascii="Times New Roman" w:hAnsi="Times New Roman"/>
          <w:b/>
          <w:color w:val="000000"/>
        </w:rPr>
        <w:t>Methodology:</w:t>
      </w:r>
    </w:p>
    <w:p w14:paraId="009CD7B7" w14:textId="77777777" w:rsidR="000B4032" w:rsidRDefault="000B4032" w:rsidP="000B4032">
      <w:r>
        <w:rPr>
          <w:rFonts w:ascii="Times New Roman" w:hAnsi="Times New Roman"/>
          <w:color w:val="000000"/>
        </w:rPr>
        <w:t>Surrogate users were given access to the running dashboard and assigned specific tasks without prior training. Tasks included:</w:t>
      </w:r>
    </w:p>
    <w:p w14:paraId="1C0C441A" w14:textId="77777777" w:rsidR="000B4032" w:rsidRDefault="000B4032" w:rsidP="000B4032">
      <w:r>
        <w:rPr>
          <w:rFonts w:ascii="Times New Roman" w:hAnsi="Times New Roman"/>
          <w:color w:val="000000"/>
        </w:rPr>
        <w:lastRenderedPageBreak/>
        <w:t>1. "Identify which healthcare department overspent their budget the most."</w:t>
      </w:r>
    </w:p>
    <w:p w14:paraId="1D9D4AE7" w14:textId="77777777" w:rsidR="000B4032" w:rsidRDefault="000B4032" w:rsidP="000B4032">
      <w:r>
        <w:rPr>
          <w:rFonts w:ascii="Times New Roman" w:hAnsi="Times New Roman"/>
          <w:color w:val="000000"/>
        </w:rPr>
        <w:t>2. "Determine the total cost of Azure database services over the last year."</w:t>
      </w:r>
    </w:p>
    <w:p w14:paraId="364F3A67" w14:textId="77777777" w:rsidR="000B4032" w:rsidRDefault="000B4032" w:rsidP="000B4032">
      <w:r>
        <w:rPr>
          <w:rFonts w:ascii="Times New Roman" w:hAnsi="Times New Roman"/>
          <w:color w:val="000000"/>
        </w:rPr>
        <w:t>3. "Filter the dashboard to show only HIPAA-compliant infrastructure costs."</w:t>
      </w:r>
    </w:p>
    <w:p w14:paraId="18803F46" w14:textId="77777777" w:rsidR="000B4032" w:rsidRDefault="000B4032" w:rsidP="000B4032"/>
    <w:p w14:paraId="487D0DCE" w14:textId="77777777" w:rsidR="00996176" w:rsidRDefault="00996176" w:rsidP="000B4032">
      <w:pPr>
        <w:rPr>
          <w:rFonts w:ascii="Times New Roman" w:hAnsi="Times New Roman"/>
          <w:b/>
          <w:color w:val="000000"/>
        </w:rPr>
      </w:pPr>
    </w:p>
    <w:p w14:paraId="0B0824EB" w14:textId="607A2227" w:rsidR="000B4032" w:rsidRDefault="000B4032" w:rsidP="000B4032">
      <w:r>
        <w:rPr>
          <w:rFonts w:ascii="Times New Roman" w:hAnsi="Times New Roman"/>
          <w:b/>
          <w:color w:val="000000"/>
        </w:rPr>
        <w:t>Feedback and Observations:</w:t>
      </w:r>
    </w:p>
    <w:p w14:paraId="527CFF98" w14:textId="77777777" w:rsidR="000B4032" w:rsidRDefault="000B4032" w:rsidP="000B4032">
      <w:r>
        <w:rPr>
          <w:rFonts w:ascii="Times New Roman" w:hAnsi="Times New Roman"/>
          <w:color w:val="000000"/>
        </w:rPr>
        <w:t xml:space="preserve">*   </w:t>
      </w:r>
      <w:r>
        <w:rPr>
          <w:rFonts w:ascii="Times New Roman" w:hAnsi="Times New Roman"/>
          <w:b/>
          <w:color w:val="000000"/>
        </w:rPr>
        <w:t>Successes:</w:t>
      </w:r>
      <w:r>
        <w:rPr>
          <w:rFonts w:ascii="Times New Roman" w:hAnsi="Times New Roman"/>
          <w:color w:val="000000"/>
        </w:rPr>
        <w:t xml:space="preserve"> Users unanimously found the KPI cards and the Variance Bar Chart extremely intuitive. They were able to quickly identify the overspending departments (Task 1) within seconds. The interactive hover-tooltips on the Plotly graphs were highly praised for providing exact figures on demand.</w:t>
      </w:r>
    </w:p>
    <w:p w14:paraId="20665B36" w14:textId="77777777" w:rsidR="000B4032" w:rsidRDefault="000B4032" w:rsidP="000B4032">
      <w:r>
        <w:rPr>
          <w:rFonts w:ascii="Times New Roman" w:hAnsi="Times New Roman"/>
          <w:color w:val="000000"/>
        </w:rPr>
        <w:t xml:space="preserve">*   </w:t>
      </w:r>
      <w:r>
        <w:rPr>
          <w:rFonts w:ascii="Times New Roman" w:hAnsi="Times New Roman"/>
          <w:b/>
          <w:color w:val="000000"/>
        </w:rPr>
        <w:t>Areas for Improvement:</w:t>
      </w:r>
      <w:r>
        <w:rPr>
          <w:rFonts w:ascii="Times New Roman" w:hAnsi="Times New Roman"/>
          <w:color w:val="000000"/>
        </w:rPr>
        <w:t xml:space="preserve"> Some users noted that the Sunburst chart, while visually impressive, could be difficult to read when dealing with very small cost categories. Based on this feedback, future iterations of the GUI will include an option to switch the Sunburst chart to a traditional stacked bar chart for better readability of minor services.</w:t>
      </w:r>
    </w:p>
    <w:p w14:paraId="11C5FD2A" w14:textId="77777777" w:rsidR="000B4032" w:rsidRDefault="000B4032" w:rsidP="000B4032"/>
    <w:p w14:paraId="6AA79CDA" w14:textId="6EE9D9F3" w:rsidR="000B4032" w:rsidRPr="00996176" w:rsidRDefault="000B4032" w:rsidP="000B4032">
      <w:pPr>
        <w:rPr>
          <w:b/>
          <w:bCs/>
          <w:sz w:val="32"/>
          <w:szCs w:val="32"/>
          <w:u w:val="single"/>
        </w:rPr>
      </w:pPr>
      <w:r w:rsidRPr="00996176">
        <w:rPr>
          <w:rFonts w:ascii="Times New Roman" w:hAnsi="Times New Roman"/>
          <w:b/>
          <w:bCs/>
          <w:color w:val="000000"/>
          <w:sz w:val="32"/>
          <w:szCs w:val="32"/>
          <w:u w:val="single"/>
        </w:rPr>
        <w:t>Evaluation</w:t>
      </w:r>
    </w:p>
    <w:p w14:paraId="3B393754" w14:textId="77777777" w:rsidR="000B4032" w:rsidRDefault="000B4032" w:rsidP="000B4032">
      <w:r>
        <w:rPr>
          <w:rFonts w:ascii="Times New Roman" w:hAnsi="Times New Roman"/>
          <w:color w:val="000000"/>
        </w:rPr>
        <w:t>The Cloud Cost Intelligence Platform successfully met all primary aims and functional requirements outlined in the initial project proposal.</w:t>
      </w:r>
    </w:p>
    <w:p w14:paraId="1D0C6D15" w14:textId="77777777" w:rsidR="000B4032" w:rsidRDefault="000B4032" w:rsidP="000B4032"/>
    <w:p w14:paraId="00C170C3" w14:textId="77777777" w:rsidR="000B4032" w:rsidRDefault="000B4032" w:rsidP="000B4032">
      <w:r>
        <w:rPr>
          <w:rFonts w:ascii="Times New Roman" w:hAnsi="Times New Roman"/>
          <w:b/>
          <w:color w:val="000000"/>
        </w:rPr>
        <w:t>Strengths:</w:t>
      </w:r>
    </w:p>
    <w:p w14:paraId="180F89D0" w14:textId="77777777" w:rsidR="000B4032" w:rsidRDefault="000B4032" w:rsidP="000B4032">
      <w:r>
        <w:rPr>
          <w:rFonts w:ascii="Times New Roman" w:hAnsi="Times New Roman"/>
          <w:color w:val="000000"/>
        </w:rPr>
        <w:t xml:space="preserve">*   </w:t>
      </w:r>
      <w:r>
        <w:rPr>
          <w:rFonts w:ascii="Times New Roman" w:hAnsi="Times New Roman"/>
          <w:b/>
          <w:color w:val="000000"/>
        </w:rPr>
        <w:t>Robust Data Handling:</w:t>
      </w:r>
      <w:r>
        <w:rPr>
          <w:rFonts w:ascii="Times New Roman" w:hAnsi="Times New Roman"/>
          <w:color w:val="000000"/>
        </w:rPr>
        <w:t xml:space="preserve"> The implementation of Pandas ensures that the platform can scale to handle massive datasets common in enterprise cloud environments. The data aggregation happens almost instantaneously.</w:t>
      </w:r>
    </w:p>
    <w:p w14:paraId="2726A10B" w14:textId="77777777" w:rsidR="000B4032" w:rsidRDefault="000B4032" w:rsidP="000B4032">
      <w:r>
        <w:rPr>
          <w:rFonts w:ascii="Times New Roman" w:hAnsi="Times New Roman"/>
          <w:color w:val="000000"/>
        </w:rPr>
        <w:t xml:space="preserve">*   </w:t>
      </w:r>
      <w:r>
        <w:rPr>
          <w:rFonts w:ascii="Times New Roman" w:hAnsi="Times New Roman"/>
          <w:b/>
          <w:color w:val="000000"/>
        </w:rPr>
        <w:t>Healthcare Specificity:</w:t>
      </w:r>
      <w:r>
        <w:rPr>
          <w:rFonts w:ascii="Times New Roman" w:hAnsi="Times New Roman"/>
          <w:color w:val="000000"/>
        </w:rPr>
        <w:t xml:space="preserve"> Unlike generic cloud cost tools, the hardcoded inclusion of HIPAA compliance tracking and healthcare-specific cost centers (Genomics, EHRs, Telemedicine) makes this platform highly relevant and immediately useful to the target industry.</w:t>
      </w:r>
    </w:p>
    <w:p w14:paraId="0FFCF5FC" w14:textId="77777777" w:rsidR="000B4032" w:rsidRDefault="000B4032" w:rsidP="000B4032">
      <w:r>
        <w:rPr>
          <w:rFonts w:ascii="Times New Roman" w:hAnsi="Times New Roman"/>
          <w:color w:val="000000"/>
        </w:rPr>
        <w:t xml:space="preserve">*   </w:t>
      </w:r>
      <w:r>
        <w:rPr>
          <w:rFonts w:ascii="Times New Roman" w:hAnsi="Times New Roman"/>
          <w:b/>
          <w:color w:val="000000"/>
        </w:rPr>
        <w:t>Visual Clarity:</w:t>
      </w:r>
      <w:r>
        <w:rPr>
          <w:rFonts w:ascii="Times New Roman" w:hAnsi="Times New Roman"/>
          <w:color w:val="000000"/>
        </w:rPr>
        <w:t xml:space="preserve"> The Plotly-powered dashboard translates complex arrays of financial data into clear, actionable visual narratives.</w:t>
      </w:r>
    </w:p>
    <w:p w14:paraId="76756B3F" w14:textId="77777777" w:rsidR="000B4032" w:rsidRDefault="000B4032" w:rsidP="000B4032"/>
    <w:p w14:paraId="11A035E8" w14:textId="77777777" w:rsidR="000B4032" w:rsidRDefault="000B4032" w:rsidP="000B4032">
      <w:r>
        <w:rPr>
          <w:rFonts w:ascii="Times New Roman" w:hAnsi="Times New Roman"/>
          <w:b/>
          <w:color w:val="000000"/>
        </w:rPr>
        <w:t>Weaknesses and Limitations:</w:t>
      </w:r>
    </w:p>
    <w:p w14:paraId="4A40B144" w14:textId="77777777" w:rsidR="000B4032" w:rsidRDefault="000B4032" w:rsidP="000B4032">
      <w:r>
        <w:rPr>
          <w:rFonts w:ascii="Times New Roman" w:hAnsi="Times New Roman"/>
          <w:color w:val="000000"/>
        </w:rPr>
        <w:lastRenderedPageBreak/>
        <w:t xml:space="preserve">*   </w:t>
      </w:r>
      <w:r>
        <w:rPr>
          <w:rFonts w:ascii="Times New Roman" w:hAnsi="Times New Roman"/>
          <w:b/>
          <w:color w:val="000000"/>
        </w:rPr>
        <w:t>Static Budgeting:</w:t>
      </w:r>
      <w:r>
        <w:rPr>
          <w:rFonts w:ascii="Times New Roman" w:hAnsi="Times New Roman"/>
          <w:color w:val="000000"/>
        </w:rPr>
        <w:t xml:space="preserve"> Currently, the departmental budgets are hardcoded dictionaries within the script. In a production environment, this needs to be a dynamic, editable database interface where financial officers can adjust budgets monthly.</w:t>
      </w:r>
    </w:p>
    <w:p w14:paraId="2EDD4915" w14:textId="77777777" w:rsidR="000B4032" w:rsidRDefault="000B4032" w:rsidP="000B4032">
      <w:r>
        <w:rPr>
          <w:rFonts w:ascii="Times New Roman" w:hAnsi="Times New Roman"/>
          <w:color w:val="000000"/>
        </w:rPr>
        <w:t xml:space="preserve">*   </w:t>
      </w:r>
      <w:r>
        <w:rPr>
          <w:rFonts w:ascii="Times New Roman" w:hAnsi="Times New Roman"/>
          <w:b/>
          <w:color w:val="000000"/>
        </w:rPr>
        <w:t>Lack of Predictive Modeling:</w:t>
      </w:r>
      <w:r>
        <w:rPr>
          <w:rFonts w:ascii="Times New Roman" w:hAnsi="Times New Roman"/>
          <w:color w:val="000000"/>
        </w:rPr>
        <w:t xml:space="preserve"> The platform currently offers descriptive analytics (what happened) and diagnostic analytics (why it happened via variance). It lacks predictive analytics (what will happen). Integrating machine learning (e.g., ARIMA or Prophet models) to forecast future cloud spend based on historical trends is a critical missing piece.</w:t>
      </w:r>
    </w:p>
    <w:p w14:paraId="7A497A20" w14:textId="77777777" w:rsidR="000B4032" w:rsidRDefault="000B4032" w:rsidP="000B4032">
      <w:r>
        <w:rPr>
          <w:rFonts w:ascii="Times New Roman" w:hAnsi="Times New Roman"/>
          <w:color w:val="000000"/>
        </w:rPr>
        <w:t xml:space="preserve">*   </w:t>
      </w:r>
      <w:r>
        <w:rPr>
          <w:rFonts w:ascii="Times New Roman" w:hAnsi="Times New Roman"/>
          <w:b/>
          <w:color w:val="000000"/>
        </w:rPr>
        <w:t>Simulated Data Dependency:</w:t>
      </w:r>
      <w:r>
        <w:rPr>
          <w:rFonts w:ascii="Times New Roman" w:hAnsi="Times New Roman"/>
          <w:color w:val="000000"/>
        </w:rPr>
        <w:t xml:space="preserve"> The platform's accuracy relies heavily on the realism of the `generate_dataset.py` script. Connecting the application to live AWS Cost Explorer APIs or Azure Billing APIs is necessary to evaluate its true performance under real-world API rate limits and data schemas.</w:t>
      </w:r>
    </w:p>
    <w:p w14:paraId="6FDF131C" w14:textId="77777777" w:rsidR="000B4032" w:rsidRDefault="000B4032" w:rsidP="000B4032"/>
    <w:p w14:paraId="5BED122E" w14:textId="77777777" w:rsidR="000B4032" w:rsidRDefault="000B4032" w:rsidP="000B4032">
      <w:r>
        <w:rPr>
          <w:rFonts w:ascii="Times New Roman" w:hAnsi="Times New Roman"/>
          <w:color w:val="000000"/>
        </w:rPr>
        <w:t>Overall, the project serves as a highly successful Proof of Concept (PoC) demonstrating that custom Python-based analytics pipelines can provide significantly deeper, industry-specific insights into cloud FinOps than out-of-the-box vendor tools.</w:t>
      </w:r>
    </w:p>
    <w:p w14:paraId="53360FA2" w14:textId="77777777" w:rsidR="00AB52F2" w:rsidRPr="00996176" w:rsidRDefault="00AB52F2" w:rsidP="000B4032">
      <w:pPr>
        <w:rPr>
          <w:b/>
          <w:bCs/>
          <w:sz w:val="32"/>
          <w:szCs w:val="32"/>
          <w:u w:val="single"/>
        </w:rPr>
      </w:pPr>
    </w:p>
    <w:p w14:paraId="06A2C042" w14:textId="77777777" w:rsidR="00D95707" w:rsidRDefault="00D95707" w:rsidP="000B4032">
      <w:pPr>
        <w:rPr>
          <w:rFonts w:ascii="Times New Roman" w:hAnsi="Times New Roman"/>
          <w:b/>
          <w:bCs/>
          <w:color w:val="000000"/>
          <w:sz w:val="32"/>
          <w:szCs w:val="32"/>
          <w:u w:val="single"/>
        </w:rPr>
      </w:pPr>
    </w:p>
    <w:p w14:paraId="696878C5" w14:textId="77777777" w:rsidR="00D95707" w:rsidRDefault="00D95707" w:rsidP="000B4032">
      <w:pPr>
        <w:rPr>
          <w:rFonts w:ascii="Times New Roman" w:hAnsi="Times New Roman"/>
          <w:b/>
          <w:bCs/>
          <w:color w:val="000000"/>
          <w:sz w:val="32"/>
          <w:szCs w:val="32"/>
          <w:u w:val="single"/>
        </w:rPr>
      </w:pPr>
    </w:p>
    <w:p w14:paraId="30B77141" w14:textId="77777777" w:rsidR="00D95707" w:rsidRDefault="00D95707" w:rsidP="000B4032">
      <w:pPr>
        <w:rPr>
          <w:rFonts w:ascii="Times New Roman" w:hAnsi="Times New Roman"/>
          <w:b/>
          <w:bCs/>
          <w:color w:val="000000"/>
          <w:sz w:val="32"/>
          <w:szCs w:val="32"/>
          <w:u w:val="single"/>
        </w:rPr>
      </w:pPr>
    </w:p>
    <w:p w14:paraId="4879FB99" w14:textId="77777777" w:rsidR="00D95707" w:rsidRDefault="00D95707" w:rsidP="000B4032">
      <w:pPr>
        <w:rPr>
          <w:rFonts w:ascii="Times New Roman" w:hAnsi="Times New Roman"/>
          <w:b/>
          <w:bCs/>
          <w:color w:val="000000"/>
          <w:sz w:val="32"/>
          <w:szCs w:val="32"/>
          <w:u w:val="single"/>
        </w:rPr>
      </w:pPr>
    </w:p>
    <w:p w14:paraId="042B22D9" w14:textId="77777777" w:rsidR="00D95707" w:rsidRDefault="00D95707" w:rsidP="000B4032">
      <w:pPr>
        <w:rPr>
          <w:rFonts w:ascii="Times New Roman" w:hAnsi="Times New Roman"/>
          <w:b/>
          <w:bCs/>
          <w:color w:val="000000"/>
          <w:sz w:val="32"/>
          <w:szCs w:val="32"/>
          <w:u w:val="single"/>
        </w:rPr>
      </w:pPr>
    </w:p>
    <w:p w14:paraId="2AF367B6" w14:textId="77777777" w:rsidR="00D95707" w:rsidRDefault="00D95707" w:rsidP="000B4032">
      <w:pPr>
        <w:rPr>
          <w:rFonts w:ascii="Times New Roman" w:hAnsi="Times New Roman"/>
          <w:b/>
          <w:bCs/>
          <w:color w:val="000000"/>
          <w:sz w:val="32"/>
          <w:szCs w:val="32"/>
          <w:u w:val="single"/>
        </w:rPr>
      </w:pPr>
    </w:p>
    <w:p w14:paraId="30DF1DB0" w14:textId="77777777" w:rsidR="00D95707" w:rsidRDefault="00D95707" w:rsidP="000B4032">
      <w:pPr>
        <w:rPr>
          <w:rFonts w:ascii="Times New Roman" w:hAnsi="Times New Roman"/>
          <w:b/>
          <w:bCs/>
          <w:color w:val="000000"/>
          <w:sz w:val="32"/>
          <w:szCs w:val="32"/>
          <w:u w:val="single"/>
        </w:rPr>
      </w:pPr>
    </w:p>
    <w:p w14:paraId="04324C95" w14:textId="77777777" w:rsidR="00D95707" w:rsidRDefault="00D95707" w:rsidP="000B4032">
      <w:pPr>
        <w:rPr>
          <w:rFonts w:ascii="Times New Roman" w:hAnsi="Times New Roman"/>
          <w:b/>
          <w:bCs/>
          <w:color w:val="000000"/>
          <w:sz w:val="32"/>
          <w:szCs w:val="32"/>
          <w:u w:val="single"/>
        </w:rPr>
      </w:pPr>
    </w:p>
    <w:p w14:paraId="4C3EFA72" w14:textId="77777777" w:rsidR="00D95707" w:rsidRDefault="00D95707" w:rsidP="000B4032">
      <w:pPr>
        <w:rPr>
          <w:rFonts w:ascii="Times New Roman" w:hAnsi="Times New Roman"/>
          <w:b/>
          <w:bCs/>
          <w:color w:val="000000"/>
          <w:sz w:val="32"/>
          <w:szCs w:val="32"/>
          <w:u w:val="single"/>
        </w:rPr>
      </w:pPr>
    </w:p>
    <w:p w14:paraId="47DF3303" w14:textId="77777777" w:rsidR="00D95707" w:rsidRDefault="00D95707" w:rsidP="000B4032">
      <w:pPr>
        <w:rPr>
          <w:rFonts w:ascii="Times New Roman" w:hAnsi="Times New Roman"/>
          <w:b/>
          <w:bCs/>
          <w:color w:val="000000"/>
          <w:sz w:val="32"/>
          <w:szCs w:val="32"/>
          <w:u w:val="single"/>
        </w:rPr>
      </w:pPr>
    </w:p>
    <w:p w14:paraId="29C07F54" w14:textId="77777777" w:rsidR="00D95707" w:rsidRDefault="00D95707" w:rsidP="000B4032">
      <w:pPr>
        <w:rPr>
          <w:rFonts w:ascii="Times New Roman" w:hAnsi="Times New Roman"/>
          <w:b/>
          <w:bCs/>
          <w:color w:val="000000"/>
          <w:sz w:val="32"/>
          <w:szCs w:val="32"/>
          <w:u w:val="single"/>
        </w:rPr>
      </w:pPr>
    </w:p>
    <w:p w14:paraId="5D75030B" w14:textId="77777777" w:rsidR="00D95707" w:rsidRDefault="00D95707" w:rsidP="000B4032">
      <w:pPr>
        <w:rPr>
          <w:rFonts w:ascii="Times New Roman" w:hAnsi="Times New Roman"/>
          <w:b/>
          <w:bCs/>
          <w:color w:val="000000"/>
          <w:sz w:val="32"/>
          <w:szCs w:val="32"/>
          <w:u w:val="single"/>
        </w:rPr>
      </w:pPr>
    </w:p>
    <w:p w14:paraId="751732DA" w14:textId="58E17C93" w:rsidR="000B4032" w:rsidRPr="00996176" w:rsidRDefault="000B4032" w:rsidP="000B4032">
      <w:pPr>
        <w:rPr>
          <w:b/>
          <w:bCs/>
          <w:sz w:val="32"/>
          <w:szCs w:val="32"/>
          <w:u w:val="single"/>
        </w:rPr>
      </w:pPr>
      <w:r w:rsidRPr="00996176">
        <w:rPr>
          <w:rFonts w:ascii="Times New Roman" w:hAnsi="Times New Roman"/>
          <w:b/>
          <w:bCs/>
          <w:color w:val="000000"/>
          <w:sz w:val="32"/>
          <w:szCs w:val="32"/>
          <w:u w:val="single"/>
        </w:rPr>
        <w:lastRenderedPageBreak/>
        <w:t>Snapshots of the Project</w:t>
      </w:r>
    </w:p>
    <w:p w14:paraId="1D4095CC" w14:textId="3602CEDF" w:rsidR="00D95707" w:rsidRDefault="000B4032" w:rsidP="00AB52F2">
      <w:pPr>
        <w:rPr>
          <w:rFonts w:ascii="Times New Roman" w:hAnsi="Times New Roman"/>
          <w:color w:val="000000"/>
        </w:rPr>
      </w:pPr>
      <w:r>
        <w:rPr>
          <w:rFonts w:ascii="Times New Roman" w:hAnsi="Times New Roman"/>
          <w:color w:val="000000"/>
        </w:rPr>
        <w:t>Below are placeholders representing the visual output of the Cloud Cost Intelligence Platform. In the final physical or PDF report, these placeholders will be replaced with high-resolution screenshots of the running dashboard applicatio</w:t>
      </w:r>
      <w:r w:rsidR="00D95707">
        <w:rPr>
          <w:rFonts w:ascii="Times New Roman" w:hAnsi="Times New Roman"/>
          <w:color w:val="000000"/>
        </w:rPr>
        <w:t>n</w:t>
      </w:r>
    </w:p>
    <w:p w14:paraId="37E06DE1" w14:textId="77777777" w:rsidR="00D95707" w:rsidRDefault="00D95707" w:rsidP="00AB52F2">
      <w:pPr>
        <w:rPr>
          <w:rFonts w:ascii="Times New Roman" w:hAnsi="Times New Roman"/>
          <w:color w:val="000000"/>
        </w:rPr>
      </w:pPr>
    </w:p>
    <w:p w14:paraId="0FBF9C75" w14:textId="77777777" w:rsidR="00D95707" w:rsidRDefault="00D95707" w:rsidP="00AB52F2">
      <w:pPr>
        <w:rPr>
          <w:rFonts w:ascii="Times New Roman" w:hAnsi="Times New Roman"/>
          <w:color w:val="000000"/>
        </w:rPr>
      </w:pPr>
    </w:p>
    <w:p w14:paraId="21261004" w14:textId="3626F632" w:rsidR="000B4032" w:rsidRPr="00AB52F2" w:rsidRDefault="000B4032" w:rsidP="00AB52F2">
      <w:pPr>
        <w:rPr>
          <w:rFonts w:ascii="Times New Roman" w:hAnsi="Times New Roman"/>
          <w:color w:val="000000"/>
        </w:rPr>
      </w:pPr>
      <w:r w:rsidRPr="00F86419">
        <w:rPr>
          <w:rFonts w:ascii="Times New Roman" w:hAnsi="Times New Roman" w:cs="Times New Roman"/>
          <w:b/>
          <w:bCs/>
          <w:sz w:val="28"/>
          <w:szCs w:val="28"/>
        </w:rPr>
        <w:t>1. Service Type Cost Distribution</w:t>
      </w:r>
    </w:p>
    <w:p w14:paraId="79D45E8F" w14:textId="7458A05A" w:rsidR="000B4032" w:rsidRDefault="000B4032" w:rsidP="0072612A">
      <w:pPr>
        <w:jc w:val="center"/>
      </w:pPr>
      <w:r>
        <w:rPr>
          <w:noProof/>
        </w:rPr>
        <w:drawing>
          <wp:inline distT="0" distB="0" distL="0" distR="0" wp14:anchorId="17FB0A77" wp14:editId="14CD42D6">
            <wp:extent cx="5486400" cy="4585317"/>
            <wp:effectExtent l="0" t="0" r="0" b="0"/>
            <wp:docPr id="1371265801" name="Picture 137126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pie_service.png"/>
                    <pic:cNvPicPr/>
                  </pic:nvPicPr>
                  <pic:blipFill>
                    <a:blip r:embed="rId12"/>
                    <a:stretch>
                      <a:fillRect/>
                    </a:stretch>
                  </pic:blipFill>
                  <pic:spPr>
                    <a:xfrm>
                      <a:off x="0" y="0"/>
                      <a:ext cx="5486400" cy="4585317"/>
                    </a:xfrm>
                    <a:prstGeom prst="rect">
                      <a:avLst/>
                    </a:prstGeom>
                  </pic:spPr>
                </pic:pic>
              </a:graphicData>
            </a:graphic>
          </wp:inline>
        </w:drawing>
      </w:r>
      <w:r>
        <w:t>Figure 1: Breakdown of cloud costs by medical service type.</w:t>
      </w:r>
    </w:p>
    <w:p w14:paraId="1B15F6BD" w14:textId="77777777" w:rsidR="00D95707" w:rsidRDefault="00D95707" w:rsidP="00996176">
      <w:pPr>
        <w:rPr>
          <w:rFonts w:ascii="Times New Roman" w:hAnsi="Times New Roman" w:cs="Times New Roman"/>
          <w:b/>
          <w:bCs/>
          <w:sz w:val="28"/>
          <w:szCs w:val="28"/>
        </w:rPr>
      </w:pPr>
    </w:p>
    <w:p w14:paraId="17D2C0B2" w14:textId="77777777" w:rsidR="00D95707" w:rsidRDefault="00D95707" w:rsidP="00996176">
      <w:pPr>
        <w:rPr>
          <w:rFonts w:ascii="Times New Roman" w:hAnsi="Times New Roman" w:cs="Times New Roman"/>
          <w:b/>
          <w:bCs/>
          <w:sz w:val="28"/>
          <w:szCs w:val="28"/>
        </w:rPr>
      </w:pPr>
    </w:p>
    <w:p w14:paraId="5ECD003F" w14:textId="77777777" w:rsidR="00D95707" w:rsidRDefault="00D95707" w:rsidP="00996176">
      <w:pPr>
        <w:rPr>
          <w:rFonts w:ascii="Times New Roman" w:hAnsi="Times New Roman" w:cs="Times New Roman"/>
          <w:b/>
          <w:bCs/>
          <w:sz w:val="28"/>
          <w:szCs w:val="28"/>
        </w:rPr>
      </w:pPr>
    </w:p>
    <w:p w14:paraId="0AE77F97" w14:textId="77777777" w:rsidR="00D95707" w:rsidRDefault="00D95707" w:rsidP="00996176">
      <w:pPr>
        <w:rPr>
          <w:rFonts w:ascii="Times New Roman" w:hAnsi="Times New Roman" w:cs="Times New Roman"/>
          <w:b/>
          <w:bCs/>
          <w:sz w:val="28"/>
          <w:szCs w:val="28"/>
        </w:rPr>
      </w:pPr>
    </w:p>
    <w:p w14:paraId="6CFE5FCB" w14:textId="77777777" w:rsidR="00D95707" w:rsidRDefault="00D95707" w:rsidP="00996176">
      <w:pPr>
        <w:rPr>
          <w:rFonts w:ascii="Times New Roman" w:hAnsi="Times New Roman" w:cs="Times New Roman"/>
          <w:b/>
          <w:bCs/>
          <w:sz w:val="28"/>
          <w:szCs w:val="28"/>
        </w:rPr>
      </w:pPr>
    </w:p>
    <w:p w14:paraId="2645EB55" w14:textId="6E166A71" w:rsidR="000B4032" w:rsidRPr="0072612A" w:rsidRDefault="000B4032" w:rsidP="00996176">
      <w:pPr>
        <w:rPr>
          <w:rFonts w:ascii="Times New Roman" w:hAnsi="Times New Roman" w:cs="Times New Roman"/>
          <w:b/>
          <w:bCs/>
          <w:sz w:val="28"/>
          <w:szCs w:val="28"/>
        </w:rPr>
      </w:pPr>
      <w:r w:rsidRPr="0072612A">
        <w:rPr>
          <w:rFonts w:ascii="Times New Roman" w:hAnsi="Times New Roman" w:cs="Times New Roman"/>
          <w:b/>
          <w:bCs/>
          <w:sz w:val="28"/>
          <w:szCs w:val="28"/>
        </w:rPr>
        <w:lastRenderedPageBreak/>
        <w:t>2. Monthly Billing Trend</w:t>
      </w:r>
    </w:p>
    <w:p w14:paraId="6361D02D" w14:textId="77777777" w:rsidR="000B4032" w:rsidRDefault="000B4032" w:rsidP="000B4032">
      <w:r>
        <w:rPr>
          <w:noProof/>
        </w:rPr>
        <w:drawing>
          <wp:inline distT="0" distB="0" distL="0" distR="0" wp14:anchorId="2189C9C9" wp14:editId="3E0EE6C8">
            <wp:extent cx="5486400" cy="2078311"/>
            <wp:effectExtent l="0" t="0" r="0" b="0"/>
            <wp:docPr id="242389850" name="Picture 24238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bar_monthly.png"/>
                    <pic:cNvPicPr/>
                  </pic:nvPicPr>
                  <pic:blipFill>
                    <a:blip r:embed="rId13"/>
                    <a:stretch>
                      <a:fillRect/>
                    </a:stretch>
                  </pic:blipFill>
                  <pic:spPr>
                    <a:xfrm>
                      <a:off x="0" y="0"/>
                      <a:ext cx="5486400" cy="2078311"/>
                    </a:xfrm>
                    <a:prstGeom prst="rect">
                      <a:avLst/>
                    </a:prstGeom>
                  </pic:spPr>
                </pic:pic>
              </a:graphicData>
            </a:graphic>
          </wp:inline>
        </w:drawing>
      </w:r>
    </w:p>
    <w:p w14:paraId="3A7C464F" w14:textId="77777777" w:rsidR="000B4032" w:rsidRDefault="000B4032" w:rsidP="000B4032">
      <w:pPr>
        <w:jc w:val="center"/>
      </w:pPr>
      <w:r>
        <w:t>Figure 2: Historical billing trends showing seasonal variations.</w:t>
      </w:r>
    </w:p>
    <w:p w14:paraId="12A2C2A5" w14:textId="77777777" w:rsidR="00F86419" w:rsidRDefault="00F86419" w:rsidP="000B4032">
      <w:pPr>
        <w:jc w:val="center"/>
      </w:pPr>
    </w:p>
    <w:p w14:paraId="40EF880C" w14:textId="77777777" w:rsidR="00F86419" w:rsidRDefault="00F86419" w:rsidP="000B4032">
      <w:pPr>
        <w:jc w:val="center"/>
      </w:pPr>
    </w:p>
    <w:p w14:paraId="671D10DA" w14:textId="77777777" w:rsidR="00F86419" w:rsidRDefault="00F86419" w:rsidP="000B4032">
      <w:pPr>
        <w:jc w:val="center"/>
      </w:pPr>
    </w:p>
    <w:p w14:paraId="121B00B0" w14:textId="77777777" w:rsidR="00F86419" w:rsidRDefault="00F86419" w:rsidP="000B4032">
      <w:pPr>
        <w:jc w:val="center"/>
      </w:pPr>
    </w:p>
    <w:p w14:paraId="015DD29D" w14:textId="70E14BEC" w:rsidR="000B4032" w:rsidRPr="00F86419" w:rsidRDefault="000B4032" w:rsidP="00F86419">
      <w:pPr>
        <w:rPr>
          <w:rFonts w:ascii="Times New Roman" w:hAnsi="Times New Roman" w:cs="Times New Roman"/>
          <w:b/>
          <w:bCs/>
          <w:sz w:val="28"/>
          <w:szCs w:val="28"/>
        </w:rPr>
      </w:pPr>
      <w:r w:rsidRPr="00F86419">
        <w:rPr>
          <w:rFonts w:ascii="Times New Roman" w:hAnsi="Times New Roman" w:cs="Times New Roman"/>
          <w:b/>
          <w:bCs/>
          <w:sz w:val="28"/>
          <w:szCs w:val="28"/>
        </w:rPr>
        <w:t>3. Hospital Cost Comparison</w:t>
      </w:r>
    </w:p>
    <w:p w14:paraId="0765760E" w14:textId="77777777" w:rsidR="000B4032" w:rsidRDefault="000B4032" w:rsidP="000B4032">
      <w:r>
        <w:rPr>
          <w:noProof/>
        </w:rPr>
        <w:drawing>
          <wp:anchor distT="0" distB="0" distL="114300" distR="114300" simplePos="0" relativeHeight="251662336" behindDoc="1" locked="0" layoutInCell="1" allowOverlap="1" wp14:anchorId="5CB85A6D" wp14:editId="2771E449">
            <wp:simplePos x="0" y="0"/>
            <wp:positionH relativeFrom="column">
              <wp:posOffset>5080</wp:posOffset>
            </wp:positionH>
            <wp:positionV relativeFrom="paragraph">
              <wp:posOffset>1905</wp:posOffset>
            </wp:positionV>
            <wp:extent cx="5379720" cy="3401060"/>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stacked_hospital.png"/>
                    <pic:cNvPicPr/>
                  </pic:nvPicPr>
                  <pic:blipFill>
                    <a:blip r:embed="rId14"/>
                    <a:stretch>
                      <a:fillRect/>
                    </a:stretch>
                  </pic:blipFill>
                  <pic:spPr>
                    <a:xfrm>
                      <a:off x="0" y="0"/>
                      <a:ext cx="5379720" cy="3401060"/>
                    </a:xfrm>
                    <a:prstGeom prst="rect">
                      <a:avLst/>
                    </a:prstGeom>
                  </pic:spPr>
                </pic:pic>
              </a:graphicData>
            </a:graphic>
          </wp:anchor>
        </w:drawing>
      </w:r>
    </w:p>
    <w:p w14:paraId="5A6EA039" w14:textId="77777777" w:rsidR="000B4032" w:rsidRDefault="000B4032" w:rsidP="000B4032">
      <w:pPr>
        <w:jc w:val="center"/>
      </w:pPr>
      <w:r>
        <w:t>Figure 3: Comparison of costs across different hospital locations.</w:t>
      </w:r>
    </w:p>
    <w:p w14:paraId="61058555" w14:textId="77777777" w:rsidR="000B4032" w:rsidRDefault="000B4032" w:rsidP="000B4032">
      <w:r>
        <w:br w:type="page"/>
      </w:r>
    </w:p>
    <w:p w14:paraId="7127DD73" w14:textId="77777777" w:rsidR="004412A9" w:rsidRPr="00F86419" w:rsidRDefault="004412A9" w:rsidP="004412A9">
      <w:pPr>
        <w:pStyle w:val="Heading2"/>
        <w:rPr>
          <w:rFonts w:ascii="Times New Roman" w:hAnsi="Times New Roman" w:cs="Times New Roman"/>
          <w:b/>
          <w:bCs/>
          <w:sz w:val="28"/>
          <w:szCs w:val="28"/>
        </w:rPr>
      </w:pPr>
      <w:r w:rsidRPr="00F86419">
        <w:rPr>
          <w:rFonts w:ascii="Times New Roman" w:hAnsi="Times New Roman" w:cs="Times New Roman"/>
          <w:b/>
          <w:bCs/>
          <w:sz w:val="28"/>
          <w:szCs w:val="28"/>
        </w:rPr>
        <w:lastRenderedPageBreak/>
        <w:t>4. Multi-Cloud Provider Share</w:t>
      </w:r>
    </w:p>
    <w:p w14:paraId="2167741F" w14:textId="77777777" w:rsidR="004412A9" w:rsidRDefault="004412A9" w:rsidP="004412A9">
      <w:r>
        <w:rPr>
          <w:noProof/>
        </w:rPr>
        <w:drawing>
          <wp:inline distT="0" distB="0" distL="0" distR="0" wp14:anchorId="08F1755C" wp14:editId="322FF668">
            <wp:extent cx="5486400" cy="23197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pie_provider.png"/>
                    <pic:cNvPicPr/>
                  </pic:nvPicPr>
                  <pic:blipFill>
                    <a:blip r:embed="rId15"/>
                    <a:stretch>
                      <a:fillRect/>
                    </a:stretch>
                  </pic:blipFill>
                  <pic:spPr>
                    <a:xfrm>
                      <a:off x="0" y="0"/>
                      <a:ext cx="5486400" cy="2319711"/>
                    </a:xfrm>
                    <a:prstGeom prst="rect">
                      <a:avLst/>
                    </a:prstGeom>
                  </pic:spPr>
                </pic:pic>
              </a:graphicData>
            </a:graphic>
          </wp:inline>
        </w:drawing>
      </w:r>
    </w:p>
    <w:p w14:paraId="18DEA01B" w14:textId="77777777" w:rsidR="004412A9" w:rsidRDefault="004412A9" w:rsidP="004412A9">
      <w:pPr>
        <w:jc w:val="center"/>
      </w:pPr>
      <w:r>
        <w:t>Figure 4: Market share of AWS, Azure, and Google Cloud in the hospital ecosystem.</w:t>
      </w:r>
    </w:p>
    <w:p w14:paraId="2FB0F34B" w14:textId="77777777" w:rsidR="004412A9" w:rsidRDefault="004412A9" w:rsidP="004412A9"/>
    <w:p w14:paraId="327242AA" w14:textId="77777777" w:rsidR="004412A9" w:rsidRDefault="004412A9" w:rsidP="004412A9">
      <w:pPr>
        <w:rPr>
          <w:rFonts w:ascii="Times New Roman" w:hAnsi="Times New Roman" w:cs="Times New Roman"/>
          <w:b/>
          <w:bCs/>
          <w:sz w:val="28"/>
          <w:szCs w:val="28"/>
        </w:rPr>
      </w:pPr>
    </w:p>
    <w:p w14:paraId="647432FF" w14:textId="77777777" w:rsidR="004412A9" w:rsidRDefault="004412A9" w:rsidP="004412A9">
      <w:pPr>
        <w:rPr>
          <w:rFonts w:ascii="Times New Roman" w:hAnsi="Times New Roman" w:cs="Times New Roman"/>
          <w:b/>
          <w:bCs/>
          <w:sz w:val="28"/>
          <w:szCs w:val="28"/>
        </w:rPr>
      </w:pPr>
    </w:p>
    <w:p w14:paraId="58D5462A" w14:textId="77777777" w:rsidR="004412A9" w:rsidRPr="00F86419" w:rsidRDefault="004412A9" w:rsidP="004412A9">
      <w:pPr>
        <w:rPr>
          <w:rFonts w:ascii="Times New Roman" w:hAnsi="Times New Roman" w:cs="Times New Roman"/>
          <w:b/>
          <w:bCs/>
          <w:sz w:val="28"/>
          <w:szCs w:val="28"/>
        </w:rPr>
      </w:pPr>
    </w:p>
    <w:p w14:paraId="08F197D2" w14:textId="77777777" w:rsidR="004412A9" w:rsidRPr="00F86419" w:rsidRDefault="004412A9" w:rsidP="004412A9">
      <w:pPr>
        <w:rPr>
          <w:rFonts w:ascii="Times New Roman" w:hAnsi="Times New Roman" w:cs="Times New Roman"/>
          <w:b/>
          <w:bCs/>
          <w:sz w:val="28"/>
          <w:szCs w:val="28"/>
        </w:rPr>
      </w:pPr>
      <w:r w:rsidRPr="00F86419">
        <w:rPr>
          <w:rFonts w:ascii="Times New Roman" w:hAnsi="Times New Roman" w:cs="Times New Roman"/>
          <w:b/>
          <w:bCs/>
          <w:sz w:val="28"/>
          <w:szCs w:val="28"/>
        </w:rPr>
        <w:t>5. AI Cost Prediction</w:t>
      </w:r>
    </w:p>
    <w:p w14:paraId="375A0F9B" w14:textId="77777777" w:rsidR="004412A9" w:rsidRDefault="004412A9" w:rsidP="004412A9">
      <w:r>
        <w:rPr>
          <w:noProof/>
        </w:rPr>
        <w:drawing>
          <wp:inline distT="0" distB="0" distL="0" distR="0" wp14:anchorId="750CBF28" wp14:editId="050E5766">
            <wp:extent cx="5486400" cy="2087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line_top3.png"/>
                    <pic:cNvPicPr/>
                  </pic:nvPicPr>
                  <pic:blipFill>
                    <a:blip r:embed="rId16"/>
                    <a:stretch>
                      <a:fillRect/>
                    </a:stretch>
                  </pic:blipFill>
                  <pic:spPr>
                    <a:xfrm>
                      <a:off x="0" y="0"/>
                      <a:ext cx="5486400" cy="2087619"/>
                    </a:xfrm>
                    <a:prstGeom prst="rect">
                      <a:avLst/>
                    </a:prstGeom>
                  </pic:spPr>
                </pic:pic>
              </a:graphicData>
            </a:graphic>
          </wp:inline>
        </w:drawing>
      </w:r>
    </w:p>
    <w:p w14:paraId="15158F9E" w14:textId="77777777" w:rsidR="004412A9" w:rsidRDefault="004412A9" w:rsidP="004412A9">
      <w:pPr>
        <w:jc w:val="center"/>
      </w:pPr>
      <w:r>
        <w:t>Figure 5: Machine Learning based forecasting for top departments.</w:t>
      </w:r>
    </w:p>
    <w:p w14:paraId="77335FDC" w14:textId="77777777" w:rsidR="004412A9" w:rsidRDefault="004412A9" w:rsidP="004412A9">
      <w:r>
        <w:br w:type="page"/>
      </w:r>
    </w:p>
    <w:p w14:paraId="47DC9D21" w14:textId="77777777" w:rsidR="000B4032" w:rsidRPr="00F86419" w:rsidRDefault="000B4032" w:rsidP="000B4032">
      <w:pPr>
        <w:pStyle w:val="Heading2"/>
        <w:rPr>
          <w:rFonts w:ascii="Times New Roman" w:hAnsi="Times New Roman" w:cs="Times New Roman"/>
          <w:b/>
          <w:bCs/>
          <w:sz w:val="28"/>
          <w:szCs w:val="28"/>
        </w:rPr>
      </w:pPr>
      <w:r w:rsidRPr="00F86419">
        <w:rPr>
          <w:rFonts w:ascii="Times New Roman" w:hAnsi="Times New Roman" w:cs="Times New Roman"/>
          <w:b/>
          <w:bCs/>
          <w:sz w:val="28"/>
          <w:szCs w:val="28"/>
        </w:rPr>
        <w:lastRenderedPageBreak/>
        <w:t>6. Budget Variance Analysis</w:t>
      </w:r>
    </w:p>
    <w:p w14:paraId="7584CC95" w14:textId="77777777" w:rsidR="000B4032" w:rsidRDefault="000B4032" w:rsidP="000B4032">
      <w:r>
        <w:rPr>
          <w:noProof/>
        </w:rPr>
        <w:drawing>
          <wp:inline distT="0" distB="0" distL="0" distR="0" wp14:anchorId="6CA5D822" wp14:editId="3161920E">
            <wp:extent cx="5486400" cy="2961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budget_variance.png"/>
                    <pic:cNvPicPr/>
                  </pic:nvPicPr>
                  <pic:blipFill>
                    <a:blip r:embed="rId17"/>
                    <a:stretch>
                      <a:fillRect/>
                    </a:stretch>
                  </pic:blipFill>
                  <pic:spPr>
                    <a:xfrm>
                      <a:off x="0" y="0"/>
                      <a:ext cx="5486400" cy="2961180"/>
                    </a:xfrm>
                    <a:prstGeom prst="rect">
                      <a:avLst/>
                    </a:prstGeom>
                  </pic:spPr>
                </pic:pic>
              </a:graphicData>
            </a:graphic>
          </wp:inline>
        </w:drawing>
      </w:r>
    </w:p>
    <w:p w14:paraId="02A968EB" w14:textId="77777777" w:rsidR="000B4032" w:rsidRDefault="000B4032" w:rsidP="000B4032">
      <w:pPr>
        <w:jc w:val="center"/>
      </w:pPr>
      <w:r>
        <w:t>Figure 6: Actual vs. Budgeted spend analysis.</w:t>
      </w:r>
    </w:p>
    <w:p w14:paraId="07AF74D3" w14:textId="77777777" w:rsidR="00F86419" w:rsidRDefault="00F86419" w:rsidP="000B4032">
      <w:pPr>
        <w:jc w:val="center"/>
      </w:pPr>
    </w:p>
    <w:p w14:paraId="03A9AF12" w14:textId="77777777" w:rsidR="003F044A" w:rsidRDefault="003F044A" w:rsidP="00F86419">
      <w:pPr>
        <w:rPr>
          <w:rFonts w:ascii="Times New Roman" w:hAnsi="Times New Roman" w:cs="Times New Roman"/>
          <w:b/>
          <w:bCs/>
          <w:sz w:val="28"/>
          <w:szCs w:val="28"/>
        </w:rPr>
      </w:pPr>
    </w:p>
    <w:p w14:paraId="6E373724" w14:textId="77777777" w:rsidR="003F044A" w:rsidRDefault="003F044A" w:rsidP="00F86419">
      <w:pPr>
        <w:rPr>
          <w:rFonts w:ascii="Times New Roman" w:hAnsi="Times New Roman" w:cs="Times New Roman"/>
          <w:b/>
          <w:bCs/>
          <w:sz w:val="28"/>
          <w:szCs w:val="28"/>
        </w:rPr>
      </w:pPr>
    </w:p>
    <w:p w14:paraId="025A74AA" w14:textId="77777777" w:rsidR="003F044A" w:rsidRDefault="003F044A" w:rsidP="00F86419">
      <w:pPr>
        <w:rPr>
          <w:rFonts w:ascii="Times New Roman" w:hAnsi="Times New Roman" w:cs="Times New Roman"/>
          <w:b/>
          <w:bCs/>
          <w:sz w:val="28"/>
          <w:szCs w:val="28"/>
        </w:rPr>
      </w:pPr>
    </w:p>
    <w:p w14:paraId="502E5241" w14:textId="77777777" w:rsidR="003F044A" w:rsidRDefault="003F044A" w:rsidP="00F86419">
      <w:pPr>
        <w:rPr>
          <w:rFonts w:ascii="Times New Roman" w:hAnsi="Times New Roman" w:cs="Times New Roman"/>
          <w:b/>
          <w:bCs/>
          <w:sz w:val="28"/>
          <w:szCs w:val="28"/>
        </w:rPr>
      </w:pPr>
    </w:p>
    <w:p w14:paraId="223AEA17" w14:textId="77777777" w:rsidR="003F044A" w:rsidRDefault="003F044A" w:rsidP="00F86419">
      <w:pPr>
        <w:rPr>
          <w:rFonts w:ascii="Times New Roman" w:hAnsi="Times New Roman" w:cs="Times New Roman"/>
          <w:b/>
          <w:bCs/>
          <w:sz w:val="28"/>
          <w:szCs w:val="28"/>
        </w:rPr>
      </w:pPr>
    </w:p>
    <w:p w14:paraId="4CDC0D69" w14:textId="77777777" w:rsidR="003F044A" w:rsidRDefault="003F044A" w:rsidP="00F86419">
      <w:pPr>
        <w:rPr>
          <w:rFonts w:ascii="Times New Roman" w:hAnsi="Times New Roman" w:cs="Times New Roman"/>
          <w:b/>
          <w:bCs/>
          <w:sz w:val="28"/>
          <w:szCs w:val="28"/>
        </w:rPr>
      </w:pPr>
    </w:p>
    <w:p w14:paraId="3342F488" w14:textId="77777777" w:rsidR="003F044A" w:rsidRDefault="003F044A" w:rsidP="00F86419">
      <w:pPr>
        <w:rPr>
          <w:rFonts w:ascii="Times New Roman" w:hAnsi="Times New Roman" w:cs="Times New Roman"/>
          <w:b/>
          <w:bCs/>
          <w:sz w:val="28"/>
          <w:szCs w:val="28"/>
        </w:rPr>
      </w:pPr>
    </w:p>
    <w:p w14:paraId="1D0817ED" w14:textId="77777777" w:rsidR="003F044A" w:rsidRDefault="003F044A" w:rsidP="00F86419">
      <w:pPr>
        <w:rPr>
          <w:rFonts w:ascii="Times New Roman" w:hAnsi="Times New Roman" w:cs="Times New Roman"/>
          <w:b/>
          <w:bCs/>
          <w:sz w:val="28"/>
          <w:szCs w:val="28"/>
        </w:rPr>
      </w:pPr>
    </w:p>
    <w:p w14:paraId="128A530A" w14:textId="77777777" w:rsidR="003F044A" w:rsidRDefault="003F044A" w:rsidP="00F86419">
      <w:pPr>
        <w:rPr>
          <w:rFonts w:ascii="Times New Roman" w:hAnsi="Times New Roman" w:cs="Times New Roman"/>
          <w:b/>
          <w:bCs/>
          <w:sz w:val="28"/>
          <w:szCs w:val="28"/>
        </w:rPr>
      </w:pPr>
    </w:p>
    <w:p w14:paraId="2984C99E" w14:textId="77777777" w:rsidR="003F044A" w:rsidRDefault="003F044A" w:rsidP="00F86419">
      <w:pPr>
        <w:rPr>
          <w:rFonts w:ascii="Times New Roman" w:hAnsi="Times New Roman" w:cs="Times New Roman"/>
          <w:b/>
          <w:bCs/>
          <w:sz w:val="28"/>
          <w:szCs w:val="28"/>
        </w:rPr>
      </w:pPr>
    </w:p>
    <w:p w14:paraId="77BC037D" w14:textId="77777777" w:rsidR="003F044A" w:rsidRDefault="003F044A" w:rsidP="00F86419">
      <w:pPr>
        <w:rPr>
          <w:rFonts w:ascii="Times New Roman" w:hAnsi="Times New Roman" w:cs="Times New Roman"/>
          <w:b/>
          <w:bCs/>
          <w:sz w:val="28"/>
          <w:szCs w:val="28"/>
        </w:rPr>
      </w:pPr>
    </w:p>
    <w:p w14:paraId="3AA15301" w14:textId="77777777" w:rsidR="003F044A" w:rsidRDefault="003F044A" w:rsidP="00F86419">
      <w:pPr>
        <w:rPr>
          <w:rFonts w:ascii="Times New Roman" w:hAnsi="Times New Roman" w:cs="Times New Roman"/>
          <w:b/>
          <w:bCs/>
          <w:sz w:val="28"/>
          <w:szCs w:val="28"/>
        </w:rPr>
      </w:pPr>
    </w:p>
    <w:p w14:paraId="122AC2F0" w14:textId="77777777" w:rsidR="003F044A" w:rsidRDefault="003F044A" w:rsidP="00F86419">
      <w:pPr>
        <w:rPr>
          <w:rFonts w:ascii="Times New Roman" w:hAnsi="Times New Roman" w:cs="Times New Roman"/>
          <w:b/>
          <w:bCs/>
          <w:sz w:val="28"/>
          <w:szCs w:val="28"/>
        </w:rPr>
      </w:pPr>
    </w:p>
    <w:p w14:paraId="44D1E729" w14:textId="60FAD784" w:rsidR="00F86419" w:rsidRDefault="000B4032" w:rsidP="00F86419">
      <w:pPr>
        <w:rPr>
          <w:rFonts w:ascii="Times New Roman" w:hAnsi="Times New Roman" w:cs="Times New Roman"/>
          <w:b/>
          <w:bCs/>
          <w:sz w:val="28"/>
          <w:szCs w:val="28"/>
        </w:rPr>
      </w:pPr>
      <w:r w:rsidRPr="00F86419">
        <w:rPr>
          <w:rFonts w:ascii="Times New Roman" w:hAnsi="Times New Roman" w:cs="Times New Roman"/>
          <w:b/>
          <w:bCs/>
          <w:sz w:val="28"/>
          <w:szCs w:val="28"/>
        </w:rPr>
        <w:lastRenderedPageBreak/>
        <w:t>7. Departmental Cost Breakdown</w:t>
      </w:r>
    </w:p>
    <w:p w14:paraId="4BC7924B" w14:textId="77777777" w:rsidR="003F044A" w:rsidRDefault="003F044A" w:rsidP="00F86419">
      <w:pPr>
        <w:rPr>
          <w:noProof/>
        </w:rPr>
      </w:pPr>
    </w:p>
    <w:p w14:paraId="57FC8D70" w14:textId="74F3B775" w:rsidR="000B4032" w:rsidRDefault="00F86419" w:rsidP="00F86419">
      <w:r>
        <w:rPr>
          <w:noProof/>
        </w:rPr>
        <w:drawing>
          <wp:inline distT="0" distB="0" distL="0" distR="0" wp14:anchorId="6251F1C3" wp14:editId="7CB4B2A2">
            <wp:extent cx="5486376" cy="4644428"/>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pie_department.png"/>
                    <pic:cNvPicPr/>
                  </pic:nvPicPr>
                  <pic:blipFill>
                    <a:blip r:embed="rId18"/>
                    <a:stretch>
                      <a:fillRect/>
                    </a:stretch>
                  </pic:blipFill>
                  <pic:spPr>
                    <a:xfrm>
                      <a:off x="0" y="0"/>
                      <a:ext cx="5495063" cy="4651782"/>
                    </a:xfrm>
                    <a:prstGeom prst="rect">
                      <a:avLst/>
                    </a:prstGeom>
                  </pic:spPr>
                </pic:pic>
              </a:graphicData>
            </a:graphic>
          </wp:inline>
        </w:drawing>
      </w:r>
    </w:p>
    <w:p w14:paraId="193A65DD" w14:textId="77777777" w:rsidR="000B4032" w:rsidRDefault="000B4032" w:rsidP="000B4032">
      <w:pPr>
        <w:jc w:val="center"/>
      </w:pPr>
      <w:r>
        <w:t>Figure 7: Detailed view of spending by medical departments.</w:t>
      </w:r>
    </w:p>
    <w:p w14:paraId="0D4AEF82" w14:textId="42463E06" w:rsidR="000B4032" w:rsidRDefault="000B4032" w:rsidP="000B4032">
      <w:r>
        <w:br w:type="page"/>
      </w:r>
    </w:p>
    <w:p w14:paraId="0ED3065A" w14:textId="77777777" w:rsidR="000B4032" w:rsidRDefault="000B4032" w:rsidP="000B4032"/>
    <w:p w14:paraId="50A7600B" w14:textId="77777777" w:rsidR="000B4032" w:rsidRDefault="000B4032" w:rsidP="000B4032"/>
    <w:p w14:paraId="7110ECD8" w14:textId="5CA111E1" w:rsidR="000B4032" w:rsidRPr="003F044A" w:rsidRDefault="000B4032" w:rsidP="003F044A">
      <w:r w:rsidRPr="003F044A">
        <w:rPr>
          <w:rFonts w:ascii="Times New Roman" w:hAnsi="Times New Roman"/>
          <w:b/>
          <w:bCs/>
          <w:color w:val="000000"/>
          <w:sz w:val="32"/>
          <w:szCs w:val="32"/>
          <w:u w:val="single"/>
        </w:rPr>
        <w:t>Conclusions</w:t>
      </w:r>
    </w:p>
    <w:p w14:paraId="315AFC67" w14:textId="77777777" w:rsidR="000B4032" w:rsidRDefault="000B4032" w:rsidP="000B4032">
      <w:r>
        <w:rPr>
          <w:rFonts w:ascii="Times New Roman" w:hAnsi="Times New Roman"/>
          <w:color w:val="000000"/>
        </w:rPr>
        <w:t>The "Cloud Cost Intelligence Platform for Healthcare" project successfully demonstrated the viability and critical necessity of customized FinOps tooling in modern, cloud-reliant healthcare organizations. As hospitals and research facilities increasingly adopt multi-cloud strategies, the complexity of billing outpaces the capabilities of traditional spreadsheet-based financial tracking.</w:t>
      </w:r>
    </w:p>
    <w:p w14:paraId="0A91BE7B" w14:textId="77777777" w:rsidR="000B4032" w:rsidRDefault="000B4032" w:rsidP="000B4032"/>
    <w:p w14:paraId="14453DF7" w14:textId="77777777" w:rsidR="000B4032" w:rsidRDefault="000B4032" w:rsidP="000B4032">
      <w:r>
        <w:rPr>
          <w:rFonts w:ascii="Times New Roman" w:hAnsi="Times New Roman"/>
          <w:color w:val="000000"/>
        </w:rPr>
        <w:t>This project proved that by utilizing Python's powerful data science libraries (Pandas, NumPy) and interactive visualization frameworks (Plotly, Dash), raw, obfuscated cloud billing data can be transformed into actionable financial intelligence.</w:t>
      </w:r>
    </w:p>
    <w:p w14:paraId="3F66F8EF" w14:textId="77777777" w:rsidR="000B4032" w:rsidRDefault="000B4032" w:rsidP="000B4032"/>
    <w:p w14:paraId="6C68B83F" w14:textId="77777777" w:rsidR="000B4032" w:rsidRDefault="000B4032" w:rsidP="000B4032">
      <w:r>
        <w:rPr>
          <w:rFonts w:ascii="Times New Roman" w:hAnsi="Times New Roman"/>
          <w:color w:val="000000"/>
        </w:rPr>
        <w:t>Key achievements of this project include:</w:t>
      </w:r>
    </w:p>
    <w:p w14:paraId="08713769" w14:textId="77777777" w:rsidR="000B4032" w:rsidRDefault="000B4032" w:rsidP="000B4032">
      <w:r>
        <w:rPr>
          <w:rFonts w:ascii="Times New Roman" w:hAnsi="Times New Roman"/>
          <w:color w:val="000000"/>
        </w:rPr>
        <w:t xml:space="preserve">1.  </w:t>
      </w:r>
      <w:r>
        <w:rPr>
          <w:rFonts w:ascii="Times New Roman" w:hAnsi="Times New Roman"/>
          <w:b/>
          <w:color w:val="000000"/>
        </w:rPr>
        <w:t>Automation:</w:t>
      </w:r>
      <w:r>
        <w:rPr>
          <w:rFonts w:ascii="Times New Roman" w:hAnsi="Times New Roman"/>
          <w:color w:val="000000"/>
        </w:rPr>
        <w:t xml:space="preserve"> Replacing manual data aggregation with an automated ETL pipeline capable of processing tens of thousands of billing records in seconds.</w:t>
      </w:r>
    </w:p>
    <w:p w14:paraId="7A67679F" w14:textId="77777777" w:rsidR="000B4032" w:rsidRDefault="000B4032" w:rsidP="000B4032">
      <w:r>
        <w:rPr>
          <w:rFonts w:ascii="Times New Roman" w:hAnsi="Times New Roman"/>
          <w:color w:val="000000"/>
        </w:rPr>
        <w:t xml:space="preserve">2.  </w:t>
      </w:r>
      <w:r>
        <w:rPr>
          <w:rFonts w:ascii="Times New Roman" w:hAnsi="Times New Roman"/>
          <w:b/>
          <w:color w:val="000000"/>
        </w:rPr>
        <w:t>Contextualized Analysis:</w:t>
      </w:r>
      <w:r>
        <w:rPr>
          <w:rFonts w:ascii="Times New Roman" w:hAnsi="Times New Roman"/>
          <w:color w:val="000000"/>
        </w:rPr>
        <w:t xml:space="preserve"> Moving beyond generic cloud metrics by embedding healthcare-specific context—such as HIPAA compliance tracking and departmental cost center allocation (e.g., Cardiology vs. Genomics)—directly into the financial models.</w:t>
      </w:r>
    </w:p>
    <w:p w14:paraId="6BFF2C9B" w14:textId="77777777" w:rsidR="000B4032" w:rsidRDefault="000B4032" w:rsidP="000B4032">
      <w:r>
        <w:rPr>
          <w:rFonts w:ascii="Times New Roman" w:hAnsi="Times New Roman"/>
          <w:color w:val="000000"/>
        </w:rPr>
        <w:t xml:space="preserve">3.  </w:t>
      </w:r>
      <w:r>
        <w:rPr>
          <w:rFonts w:ascii="Times New Roman" w:hAnsi="Times New Roman"/>
          <w:b/>
          <w:color w:val="000000"/>
        </w:rPr>
        <w:t>Proactive Financial Management:</w:t>
      </w:r>
      <w:r>
        <w:rPr>
          <w:rFonts w:ascii="Times New Roman" w:hAnsi="Times New Roman"/>
          <w:color w:val="000000"/>
        </w:rPr>
        <w:t xml:space="preserve"> The implementation of the Variance Analysis engine shifts FinOps from a reactive state (paying the bill at the end of the month) to a proactive state (monitoring burn rates against predefined budgets dynamically).</w:t>
      </w:r>
    </w:p>
    <w:p w14:paraId="375F1B3D" w14:textId="77777777" w:rsidR="000B4032" w:rsidRDefault="000B4032" w:rsidP="000B4032"/>
    <w:p w14:paraId="56A4C069" w14:textId="77777777" w:rsidR="000B4032" w:rsidRDefault="000B4032" w:rsidP="000B4032">
      <w:r>
        <w:rPr>
          <w:rFonts w:ascii="Times New Roman" w:hAnsi="Times New Roman"/>
          <w:color w:val="000000"/>
        </w:rPr>
        <w:t>Ultimately, the platform bridges the communication gap between cloud architects and financial officers. It empowers healthcare organizations to optimize their cloud expenditures, ensuring that capital is efficiently allocated to technological infrastructure that directly supports patient care and medical research, rather than being wasted on unmonitored or orphaned cloud resources.</w:t>
      </w:r>
    </w:p>
    <w:p w14:paraId="09766067" w14:textId="77777777" w:rsidR="000B4032" w:rsidRDefault="000B4032" w:rsidP="000B4032"/>
    <w:p w14:paraId="1D5D043F" w14:textId="77777777" w:rsidR="000B4032" w:rsidRDefault="000B4032" w:rsidP="000B4032">
      <w:r>
        <w:br w:type="page"/>
      </w:r>
    </w:p>
    <w:p w14:paraId="14789A8A" w14:textId="77777777" w:rsidR="000B4032" w:rsidRPr="001D5F27" w:rsidRDefault="000B4032" w:rsidP="000B4032">
      <w:pPr>
        <w:rPr>
          <w:sz w:val="32"/>
          <w:szCs w:val="32"/>
          <w:u w:val="single"/>
        </w:rPr>
      </w:pPr>
    </w:p>
    <w:p w14:paraId="6D5DD5B8" w14:textId="1BA29CE7" w:rsidR="000B4032" w:rsidRPr="001D5F27" w:rsidRDefault="000B4032" w:rsidP="003F044A">
      <w:pPr>
        <w:pStyle w:val="Heading2"/>
        <w:rPr>
          <w:b/>
          <w:bCs/>
          <w:u w:val="single"/>
        </w:rPr>
      </w:pPr>
      <w:r w:rsidRPr="001D5F27">
        <w:rPr>
          <w:rFonts w:ascii="Times New Roman" w:hAnsi="Times New Roman"/>
          <w:b/>
          <w:bCs/>
          <w:color w:val="000000"/>
          <w:u w:val="single"/>
        </w:rPr>
        <w:t>Further development or research</w:t>
      </w:r>
    </w:p>
    <w:p w14:paraId="43DCF372" w14:textId="77777777" w:rsidR="000B4032" w:rsidRDefault="000B4032" w:rsidP="000B4032">
      <w:r>
        <w:rPr>
          <w:rFonts w:ascii="Times New Roman" w:hAnsi="Times New Roman"/>
          <w:color w:val="000000"/>
        </w:rPr>
        <w:t>While the current iteration of the platform serves as a highly functional Proof of Concept, several avenues for further research and development would elevate the system to enterprise-grade production readiness.</w:t>
      </w:r>
    </w:p>
    <w:p w14:paraId="0E744325" w14:textId="77777777" w:rsidR="000B4032" w:rsidRDefault="000B4032" w:rsidP="000B4032"/>
    <w:p w14:paraId="1D40970B" w14:textId="77777777" w:rsidR="000B4032" w:rsidRDefault="000B4032" w:rsidP="000B4032">
      <w:r>
        <w:rPr>
          <w:rFonts w:ascii="Times New Roman" w:hAnsi="Times New Roman"/>
          <w:color w:val="000000"/>
        </w:rPr>
        <w:t xml:space="preserve">1.  </w:t>
      </w:r>
      <w:r>
        <w:rPr>
          <w:rFonts w:ascii="Times New Roman" w:hAnsi="Times New Roman"/>
          <w:b/>
          <w:color w:val="000000"/>
        </w:rPr>
        <w:t>Predictive Analytics and Machine Learning:</w:t>
      </w:r>
    </w:p>
    <w:p w14:paraId="51EF481A" w14:textId="77777777" w:rsidR="000B4032" w:rsidRDefault="000B4032" w:rsidP="000B4032">
      <w:r>
        <w:rPr>
          <w:rFonts w:ascii="Times New Roman" w:hAnsi="Times New Roman"/>
          <w:color w:val="000000"/>
        </w:rPr>
        <w:t>Integrating Time Series forecasting models (such as ARIMA, Prophet, or LSTM Neural Networks) would allow the platform to predict future cloud spend based on historical data. This would enable the system to alert administrators *before* a budget is exceeded, rather than just reporting the variance after the fact.</w:t>
      </w:r>
    </w:p>
    <w:p w14:paraId="63ADF5BE" w14:textId="77777777" w:rsidR="000B4032" w:rsidRDefault="000B4032" w:rsidP="000B4032">
      <w:r>
        <w:rPr>
          <w:rFonts w:ascii="Times New Roman" w:hAnsi="Times New Roman"/>
          <w:color w:val="000000"/>
        </w:rPr>
        <w:t xml:space="preserve">2.  </w:t>
      </w:r>
      <w:r>
        <w:rPr>
          <w:rFonts w:ascii="Times New Roman" w:hAnsi="Times New Roman"/>
          <w:b/>
          <w:color w:val="000000"/>
        </w:rPr>
        <w:t>Live API Integrations:</w:t>
      </w:r>
    </w:p>
    <w:p w14:paraId="23B9743C" w14:textId="77777777" w:rsidR="000B4032" w:rsidRDefault="000B4032" w:rsidP="000B4032">
      <w:r>
        <w:rPr>
          <w:rFonts w:ascii="Times New Roman" w:hAnsi="Times New Roman"/>
          <w:color w:val="000000"/>
        </w:rPr>
        <w:t>Transitioning the system from analyzing synthetic CSV data to ingesting live data streams via the AWS Cost Explorer API, Azure Cost Management API, and GCP Billing API. This requires implementing robust OAuth authentication and handling API rate limits.</w:t>
      </w:r>
    </w:p>
    <w:p w14:paraId="1CACDF17" w14:textId="77777777" w:rsidR="000B4032" w:rsidRDefault="000B4032" w:rsidP="000B4032">
      <w:r>
        <w:rPr>
          <w:rFonts w:ascii="Times New Roman" w:hAnsi="Times New Roman"/>
          <w:color w:val="000000"/>
        </w:rPr>
        <w:t xml:space="preserve">3.  </w:t>
      </w:r>
      <w:r>
        <w:rPr>
          <w:rFonts w:ascii="Times New Roman" w:hAnsi="Times New Roman"/>
          <w:b/>
          <w:color w:val="000000"/>
        </w:rPr>
        <w:t>Automated Remediation (Serverless Execution):</w:t>
      </w:r>
    </w:p>
    <w:p w14:paraId="2EF73F29" w14:textId="77777777" w:rsidR="000B4032" w:rsidRDefault="000B4032" w:rsidP="000B4032">
      <w:r>
        <w:rPr>
          <w:rFonts w:ascii="Times New Roman" w:hAnsi="Times New Roman"/>
          <w:color w:val="000000"/>
        </w:rPr>
        <w:t>Developing a module that not only identifies cost anomalies but takes automated action. For example, if an orphaned compute instance is detected running over the weekend without usage, the platform could trigger an AWS Lambda function to automatically shut down the instance, generating immediate cost savings.</w:t>
      </w:r>
    </w:p>
    <w:p w14:paraId="5E3EDE83" w14:textId="77777777" w:rsidR="000B4032" w:rsidRDefault="000B4032" w:rsidP="000B4032">
      <w:r>
        <w:rPr>
          <w:rFonts w:ascii="Times New Roman" w:hAnsi="Times New Roman"/>
          <w:color w:val="000000"/>
        </w:rPr>
        <w:t xml:space="preserve">4.  </w:t>
      </w:r>
      <w:r>
        <w:rPr>
          <w:rFonts w:ascii="Times New Roman" w:hAnsi="Times New Roman"/>
          <w:b/>
          <w:color w:val="000000"/>
        </w:rPr>
        <w:t>User Authentication and Role-Based Access Control (RBAC):</w:t>
      </w:r>
    </w:p>
    <w:p w14:paraId="2CEB2088" w14:textId="77777777" w:rsidR="000B4032" w:rsidRDefault="000B4032" w:rsidP="000B4032">
      <w:r>
        <w:rPr>
          <w:rFonts w:ascii="Times New Roman" w:hAnsi="Times New Roman"/>
          <w:color w:val="000000"/>
        </w:rPr>
        <w:t>Implementing a login system (e.g., via OAuth2 or LDAP) where users see only the data relevant to their role. A departmental head of Oncology should only see Oncology cloud costs, while the Chief Financial Officer (CFO) has a global view.</w:t>
      </w:r>
    </w:p>
    <w:p w14:paraId="534BCC2F" w14:textId="77777777" w:rsidR="000B4032" w:rsidRDefault="000B4032" w:rsidP="000B4032">
      <w:r>
        <w:rPr>
          <w:rFonts w:ascii="Times New Roman" w:hAnsi="Times New Roman"/>
          <w:color w:val="000000"/>
        </w:rPr>
        <w:t xml:space="preserve">5.  </w:t>
      </w:r>
      <w:r>
        <w:rPr>
          <w:rFonts w:ascii="Times New Roman" w:hAnsi="Times New Roman"/>
          <w:b/>
          <w:color w:val="000000"/>
        </w:rPr>
        <w:t>Granular Resource-Level Tracking:</w:t>
      </w:r>
    </w:p>
    <w:p w14:paraId="1DE50B8E" w14:textId="77777777" w:rsidR="000B4032" w:rsidRDefault="000B4032" w:rsidP="000B4032">
      <w:r>
        <w:rPr>
          <w:rFonts w:ascii="Times New Roman" w:hAnsi="Times New Roman"/>
          <w:color w:val="000000"/>
        </w:rPr>
        <w:t>Currently, the platform aggregates data at the Service level (e.g., 'Compute'). Future iterations should drill down to the specific Resource ID level, allowing users to track the cost of an individual Virtual Machine or a specific S3 storage bucket.</w:t>
      </w:r>
    </w:p>
    <w:p w14:paraId="76F91050" w14:textId="77777777" w:rsidR="000B4032" w:rsidRDefault="000B4032" w:rsidP="000B4032"/>
    <w:p w14:paraId="618F8D09" w14:textId="0DC43634" w:rsidR="000B4032" w:rsidRPr="003F044A" w:rsidRDefault="000B4032" w:rsidP="000B4032">
      <w:pPr>
        <w:rPr>
          <w:sz w:val="32"/>
          <w:szCs w:val="32"/>
          <w:u w:val="single"/>
        </w:rPr>
      </w:pPr>
      <w:r>
        <w:br w:type="page"/>
      </w:r>
      <w:r w:rsidRPr="003F044A">
        <w:rPr>
          <w:rFonts w:ascii="Times New Roman" w:hAnsi="Times New Roman"/>
          <w:b/>
          <w:color w:val="000000"/>
          <w:sz w:val="32"/>
          <w:szCs w:val="32"/>
          <w:u w:val="single"/>
        </w:rPr>
        <w:lastRenderedPageBreak/>
        <w:t>References</w:t>
      </w:r>
    </w:p>
    <w:p w14:paraId="5B228A01" w14:textId="77777777" w:rsidR="000B4032" w:rsidRDefault="000B4032" w:rsidP="000B4032">
      <w:r>
        <w:rPr>
          <w:rFonts w:ascii="Times New Roman" w:hAnsi="Times New Roman"/>
          <w:color w:val="000000"/>
        </w:rPr>
        <w:t>1.  Mell, P., &amp; Grance, T. (2011). *The NIST Definition of Cloud Computing*. National Institute of Standards and Technology. Special Publication 800-145.</w:t>
      </w:r>
    </w:p>
    <w:p w14:paraId="57152C3E" w14:textId="77777777" w:rsidR="000B4032" w:rsidRDefault="000B4032" w:rsidP="000B4032">
      <w:r>
        <w:rPr>
          <w:rFonts w:ascii="Times New Roman" w:hAnsi="Times New Roman"/>
          <w:color w:val="000000"/>
        </w:rPr>
        <w:t>2.  Storment, F., &amp; Fuller, M. (2020). *Cloud FinOps: Collaborative, Real-Time Cloud Financial Management*. O'Reilly Media.</w:t>
      </w:r>
    </w:p>
    <w:p w14:paraId="624F253B" w14:textId="77777777" w:rsidR="000B4032" w:rsidRDefault="000B4032" w:rsidP="000B4032">
      <w:r>
        <w:rPr>
          <w:rFonts w:ascii="Times New Roman" w:hAnsi="Times New Roman"/>
          <w:color w:val="000000"/>
        </w:rPr>
        <w:t xml:space="preserve">3.  McKinney, W. (2012). *Python for Data Analysis: Data Wrangling with Pandas, NumPy, and </w:t>
      </w:r>
      <w:proofErr w:type="spellStart"/>
      <w:r>
        <w:rPr>
          <w:rFonts w:ascii="Times New Roman" w:hAnsi="Times New Roman"/>
          <w:color w:val="000000"/>
        </w:rPr>
        <w:t>IPython</w:t>
      </w:r>
      <w:proofErr w:type="spellEnd"/>
      <w:r>
        <w:rPr>
          <w:rFonts w:ascii="Times New Roman" w:hAnsi="Times New Roman"/>
          <w:color w:val="000000"/>
        </w:rPr>
        <w:t>*. O'Reilly Media.</w:t>
      </w:r>
    </w:p>
    <w:p w14:paraId="1154390E" w14:textId="77777777" w:rsidR="000B4032" w:rsidRDefault="000B4032" w:rsidP="000B4032">
      <w:r>
        <w:rPr>
          <w:rFonts w:ascii="Times New Roman" w:hAnsi="Times New Roman"/>
          <w:color w:val="000000"/>
        </w:rPr>
        <w:t>4.  Health Insurance Portability and Accountability Act of 1996 (HIPAA), Pub. L. No. 104-191, 110 Stat. 1936 (1996).</w:t>
      </w:r>
    </w:p>
    <w:p w14:paraId="671D81C9" w14:textId="77777777" w:rsidR="000B4032" w:rsidRDefault="000B4032" w:rsidP="000B4032">
      <w:r>
        <w:rPr>
          <w:rFonts w:ascii="Times New Roman" w:hAnsi="Times New Roman"/>
          <w:color w:val="000000"/>
        </w:rPr>
        <w:t>5.  Plotly Technologies Inc. (2015). Collaborative data science. Montreal, QC. Retrieved from https://plot.ly.</w:t>
      </w:r>
    </w:p>
    <w:p w14:paraId="7208E298" w14:textId="77777777" w:rsidR="000B4032" w:rsidRDefault="000B4032" w:rsidP="000B4032">
      <w:r>
        <w:rPr>
          <w:rFonts w:ascii="Times New Roman" w:hAnsi="Times New Roman"/>
          <w:color w:val="000000"/>
        </w:rPr>
        <w:t>6.  Gartner, Inc. (2022). *Market Guide for Cloud Financial Management Tools*. Research Report.</w:t>
      </w:r>
    </w:p>
    <w:p w14:paraId="59E9D49B" w14:textId="77777777" w:rsidR="000B4032" w:rsidRDefault="000B4032" w:rsidP="000B4032"/>
    <w:p w14:paraId="380DAF83" w14:textId="5E95A381" w:rsidR="000B4032" w:rsidRPr="003F044A" w:rsidRDefault="000B4032" w:rsidP="000B4032">
      <w:pPr>
        <w:rPr>
          <w:b/>
          <w:bCs/>
          <w:sz w:val="32"/>
          <w:szCs w:val="32"/>
          <w:u w:val="single"/>
        </w:rPr>
      </w:pPr>
      <w:r w:rsidRPr="003F044A">
        <w:rPr>
          <w:rFonts w:ascii="Times New Roman" w:hAnsi="Times New Roman"/>
          <w:b/>
          <w:bCs/>
          <w:color w:val="000000"/>
          <w:sz w:val="32"/>
          <w:szCs w:val="32"/>
          <w:u w:val="single"/>
        </w:rPr>
        <w:t>Appendix</w:t>
      </w:r>
    </w:p>
    <w:p w14:paraId="001318EC" w14:textId="77777777" w:rsidR="000B4032" w:rsidRDefault="000B4032" w:rsidP="000B4032">
      <w:pPr>
        <w:pStyle w:val="Heading3"/>
      </w:pPr>
      <w:r>
        <w:rPr>
          <w:rFonts w:ascii="Times New Roman" w:hAnsi="Times New Roman"/>
          <w:color w:val="000000"/>
          <w:sz w:val="26"/>
        </w:rPr>
        <w:t>Appendix A: Source File Manifest</w:t>
      </w:r>
    </w:p>
    <w:p w14:paraId="77AFD186" w14:textId="77777777" w:rsidR="000B4032" w:rsidRDefault="000B4032" w:rsidP="000B4032">
      <w:r>
        <w:rPr>
          <w:rFonts w:ascii="Times New Roman" w:hAnsi="Times New Roman"/>
          <w:color w:val="000000"/>
        </w:rPr>
        <w:t>The following is a manifest of the primary source code files developed for this project.</w:t>
      </w:r>
    </w:p>
    <w:p w14:paraId="2F05FFF0" w14:textId="77777777" w:rsidR="000B4032" w:rsidRDefault="000B4032" w:rsidP="000B4032"/>
    <w:tbl>
      <w:tblPr>
        <w:tblStyle w:val="TableGrid"/>
        <w:tblW w:w="0" w:type="auto"/>
        <w:tblLook w:val="04A0" w:firstRow="1" w:lastRow="0" w:firstColumn="1" w:lastColumn="0" w:noHBand="0" w:noVBand="1"/>
      </w:tblPr>
      <w:tblGrid>
        <w:gridCol w:w="3142"/>
        <w:gridCol w:w="2512"/>
        <w:gridCol w:w="3362"/>
      </w:tblGrid>
      <w:tr w:rsidR="000B4032" w14:paraId="7B753BB7" w14:textId="77777777" w:rsidTr="006311DE">
        <w:tc>
          <w:tcPr>
            <w:tcW w:w="2880" w:type="dxa"/>
          </w:tcPr>
          <w:p w14:paraId="14385DDA" w14:textId="77777777" w:rsidR="000B4032" w:rsidRDefault="000B4032" w:rsidP="006311DE">
            <w:r>
              <w:rPr>
                <w:rFonts w:ascii="Times New Roman" w:hAnsi="Times New Roman"/>
                <w:color w:val="000000"/>
              </w:rPr>
              <w:t>File Name</w:t>
            </w:r>
          </w:p>
        </w:tc>
        <w:tc>
          <w:tcPr>
            <w:tcW w:w="2880" w:type="dxa"/>
          </w:tcPr>
          <w:p w14:paraId="5175287F" w14:textId="77777777" w:rsidR="000B4032" w:rsidRDefault="000B4032" w:rsidP="006311DE">
            <w:r>
              <w:rPr>
                <w:rFonts w:ascii="Times New Roman" w:hAnsi="Times New Roman"/>
                <w:color w:val="000000"/>
              </w:rPr>
              <w:t>Language</w:t>
            </w:r>
          </w:p>
        </w:tc>
        <w:tc>
          <w:tcPr>
            <w:tcW w:w="2880" w:type="dxa"/>
          </w:tcPr>
          <w:p w14:paraId="169F61BD" w14:textId="77777777" w:rsidR="000B4032" w:rsidRDefault="000B4032" w:rsidP="006311DE">
            <w:r>
              <w:rPr>
                <w:rFonts w:ascii="Times New Roman" w:hAnsi="Times New Roman"/>
                <w:color w:val="000000"/>
              </w:rPr>
              <w:t>Purpose</w:t>
            </w:r>
          </w:p>
        </w:tc>
      </w:tr>
      <w:tr w:rsidR="000B4032" w14:paraId="350653C8" w14:textId="77777777" w:rsidTr="006311DE">
        <w:tc>
          <w:tcPr>
            <w:tcW w:w="2880" w:type="dxa"/>
          </w:tcPr>
          <w:p w14:paraId="5B80D430" w14:textId="77777777" w:rsidR="000B4032" w:rsidRDefault="000B4032" w:rsidP="006311DE">
            <w:r>
              <w:rPr>
                <w:rFonts w:ascii="Times New Roman" w:hAnsi="Times New Roman"/>
                <w:color w:val="000000"/>
              </w:rPr>
              <w:t>`generate_dataset.py`</w:t>
            </w:r>
          </w:p>
        </w:tc>
        <w:tc>
          <w:tcPr>
            <w:tcW w:w="2880" w:type="dxa"/>
          </w:tcPr>
          <w:p w14:paraId="78592740" w14:textId="77777777" w:rsidR="000B4032" w:rsidRDefault="000B4032" w:rsidP="006311DE">
            <w:r>
              <w:rPr>
                <w:rFonts w:ascii="Times New Roman" w:hAnsi="Times New Roman"/>
                <w:color w:val="000000"/>
              </w:rPr>
              <w:t>Python</w:t>
            </w:r>
          </w:p>
        </w:tc>
        <w:tc>
          <w:tcPr>
            <w:tcW w:w="2880" w:type="dxa"/>
          </w:tcPr>
          <w:p w14:paraId="0F43BF15" w14:textId="77777777" w:rsidR="000B4032" w:rsidRDefault="000B4032" w:rsidP="006311DE">
            <w:r>
              <w:rPr>
                <w:rFonts w:ascii="Times New Roman" w:hAnsi="Times New Roman"/>
                <w:color w:val="000000"/>
              </w:rPr>
              <w:t>Logic for creating the synthetic multi-cloud healthcare billing dataset (`healthcare_cloud_billing.csv`).</w:t>
            </w:r>
          </w:p>
        </w:tc>
      </w:tr>
      <w:tr w:rsidR="000B4032" w14:paraId="34041658" w14:textId="77777777" w:rsidTr="006311DE">
        <w:tc>
          <w:tcPr>
            <w:tcW w:w="2880" w:type="dxa"/>
          </w:tcPr>
          <w:p w14:paraId="4EC9009D" w14:textId="77777777" w:rsidR="000B4032" w:rsidRDefault="000B4032" w:rsidP="006311DE">
            <w:r>
              <w:rPr>
                <w:rFonts w:ascii="Times New Roman" w:hAnsi="Times New Roman"/>
                <w:color w:val="000000"/>
              </w:rPr>
              <w:t>`dashboard.py`</w:t>
            </w:r>
          </w:p>
        </w:tc>
        <w:tc>
          <w:tcPr>
            <w:tcW w:w="2880" w:type="dxa"/>
          </w:tcPr>
          <w:p w14:paraId="10296287" w14:textId="77777777" w:rsidR="000B4032" w:rsidRDefault="000B4032" w:rsidP="006311DE">
            <w:r>
              <w:rPr>
                <w:rFonts w:ascii="Times New Roman" w:hAnsi="Times New Roman"/>
                <w:color w:val="000000"/>
              </w:rPr>
              <w:t>Python</w:t>
            </w:r>
          </w:p>
        </w:tc>
        <w:tc>
          <w:tcPr>
            <w:tcW w:w="2880" w:type="dxa"/>
          </w:tcPr>
          <w:p w14:paraId="1EB58034" w14:textId="77777777" w:rsidR="000B4032" w:rsidRDefault="000B4032" w:rsidP="006311DE">
            <w:r>
              <w:rPr>
                <w:rFonts w:ascii="Times New Roman" w:hAnsi="Times New Roman"/>
                <w:color w:val="000000"/>
              </w:rPr>
              <w:t>The main application logic containing the Dash web server, Pandas ETL transformations, and Plotly visualization callbacks.</w:t>
            </w:r>
          </w:p>
        </w:tc>
      </w:tr>
      <w:tr w:rsidR="000B4032" w14:paraId="46BC0185" w14:textId="77777777" w:rsidTr="006311DE">
        <w:tc>
          <w:tcPr>
            <w:tcW w:w="2880" w:type="dxa"/>
          </w:tcPr>
          <w:p w14:paraId="1BDA0470" w14:textId="77777777" w:rsidR="000B4032" w:rsidRDefault="000B4032" w:rsidP="006311DE">
            <w:r>
              <w:rPr>
                <w:rFonts w:ascii="Times New Roman" w:hAnsi="Times New Roman"/>
                <w:color w:val="000000"/>
              </w:rPr>
              <w:t>`requirements.txt`</w:t>
            </w:r>
          </w:p>
        </w:tc>
        <w:tc>
          <w:tcPr>
            <w:tcW w:w="2880" w:type="dxa"/>
          </w:tcPr>
          <w:p w14:paraId="15E907B2" w14:textId="77777777" w:rsidR="000B4032" w:rsidRDefault="000B4032" w:rsidP="006311DE">
            <w:r>
              <w:rPr>
                <w:rFonts w:ascii="Times New Roman" w:hAnsi="Times New Roman"/>
                <w:color w:val="000000"/>
              </w:rPr>
              <w:t>Plain Text</w:t>
            </w:r>
          </w:p>
        </w:tc>
        <w:tc>
          <w:tcPr>
            <w:tcW w:w="2880" w:type="dxa"/>
          </w:tcPr>
          <w:p w14:paraId="27D8E453" w14:textId="77777777" w:rsidR="000B4032" w:rsidRDefault="000B4032" w:rsidP="006311DE">
            <w:r>
              <w:rPr>
                <w:rFonts w:ascii="Times New Roman" w:hAnsi="Times New Roman"/>
                <w:color w:val="000000"/>
              </w:rPr>
              <w:t>A list of all Python library dependencies and versions required to run the project.</w:t>
            </w:r>
          </w:p>
        </w:tc>
      </w:tr>
      <w:tr w:rsidR="000B4032" w14:paraId="47FA4CD9" w14:textId="77777777" w:rsidTr="006311DE">
        <w:tc>
          <w:tcPr>
            <w:tcW w:w="2880" w:type="dxa"/>
          </w:tcPr>
          <w:p w14:paraId="35931C17" w14:textId="77777777" w:rsidR="000B4032" w:rsidRDefault="000B4032" w:rsidP="006311DE">
            <w:r>
              <w:rPr>
                <w:rFonts w:ascii="Times New Roman" w:hAnsi="Times New Roman"/>
                <w:color w:val="000000"/>
              </w:rPr>
              <w:t>`healthcare_cloud_billing.csv`</w:t>
            </w:r>
          </w:p>
        </w:tc>
        <w:tc>
          <w:tcPr>
            <w:tcW w:w="2880" w:type="dxa"/>
          </w:tcPr>
          <w:p w14:paraId="67A970D9" w14:textId="77777777" w:rsidR="000B4032" w:rsidRDefault="000B4032" w:rsidP="006311DE">
            <w:r>
              <w:rPr>
                <w:rFonts w:ascii="Times New Roman" w:hAnsi="Times New Roman"/>
                <w:color w:val="000000"/>
              </w:rPr>
              <w:t>CSV</w:t>
            </w:r>
          </w:p>
        </w:tc>
        <w:tc>
          <w:tcPr>
            <w:tcW w:w="2880" w:type="dxa"/>
          </w:tcPr>
          <w:p w14:paraId="6A5B3482" w14:textId="77777777" w:rsidR="000B4032" w:rsidRDefault="000B4032" w:rsidP="006311DE">
            <w:r>
              <w:rPr>
                <w:rFonts w:ascii="Times New Roman" w:hAnsi="Times New Roman"/>
                <w:color w:val="000000"/>
              </w:rPr>
              <w:t>The static data file generated and utilized for local testing and demonstration.</w:t>
            </w:r>
          </w:p>
        </w:tc>
      </w:tr>
    </w:tbl>
    <w:p w14:paraId="6862F0B4" w14:textId="77777777" w:rsidR="000B4032" w:rsidRDefault="000B4032" w:rsidP="000B4032"/>
    <w:p w14:paraId="36B91B5C" w14:textId="77777777" w:rsidR="000B4032" w:rsidRDefault="000B4032" w:rsidP="000B4032">
      <w:pPr>
        <w:pStyle w:val="Heading3"/>
      </w:pPr>
      <w:r>
        <w:rPr>
          <w:rFonts w:ascii="Times New Roman" w:hAnsi="Times New Roman"/>
          <w:color w:val="000000"/>
          <w:sz w:val="26"/>
        </w:rPr>
        <w:lastRenderedPageBreak/>
        <w:t>Appendix B: Data Schema (Simulated Dataset)</w:t>
      </w:r>
    </w:p>
    <w:p w14:paraId="765B5676" w14:textId="77777777" w:rsidR="000B4032" w:rsidRDefault="000B4032" w:rsidP="000B4032">
      <w:r>
        <w:rPr>
          <w:rFonts w:ascii="Times New Roman" w:hAnsi="Times New Roman"/>
          <w:color w:val="000000"/>
        </w:rPr>
        <w:t>The dataset utilized by the platform adheres to the following structural schema:</w:t>
      </w:r>
    </w:p>
    <w:p w14:paraId="2910D5FE" w14:textId="77777777" w:rsidR="000B4032" w:rsidRDefault="000B4032" w:rsidP="000B4032"/>
    <w:tbl>
      <w:tblPr>
        <w:tblStyle w:val="TableGrid"/>
        <w:tblW w:w="0" w:type="auto"/>
        <w:tblLook w:val="04A0" w:firstRow="1" w:lastRow="0" w:firstColumn="1" w:lastColumn="0" w:noHBand="0" w:noVBand="1"/>
      </w:tblPr>
      <w:tblGrid>
        <w:gridCol w:w="2160"/>
        <w:gridCol w:w="2160"/>
        <w:gridCol w:w="2160"/>
        <w:gridCol w:w="2176"/>
      </w:tblGrid>
      <w:tr w:rsidR="000B4032" w14:paraId="6FF4FEDA" w14:textId="77777777" w:rsidTr="006311DE">
        <w:tc>
          <w:tcPr>
            <w:tcW w:w="2160" w:type="dxa"/>
          </w:tcPr>
          <w:p w14:paraId="05EE451F" w14:textId="77777777" w:rsidR="000B4032" w:rsidRDefault="000B4032" w:rsidP="006311DE">
            <w:r>
              <w:rPr>
                <w:rFonts w:ascii="Times New Roman" w:hAnsi="Times New Roman"/>
                <w:color w:val="000000"/>
              </w:rPr>
              <w:t>Column Name</w:t>
            </w:r>
          </w:p>
        </w:tc>
        <w:tc>
          <w:tcPr>
            <w:tcW w:w="2160" w:type="dxa"/>
          </w:tcPr>
          <w:p w14:paraId="20DE738E" w14:textId="77777777" w:rsidR="000B4032" w:rsidRDefault="000B4032" w:rsidP="006311DE">
            <w:r>
              <w:rPr>
                <w:rFonts w:ascii="Times New Roman" w:hAnsi="Times New Roman"/>
                <w:color w:val="000000"/>
              </w:rPr>
              <w:t>Data Type</w:t>
            </w:r>
          </w:p>
        </w:tc>
        <w:tc>
          <w:tcPr>
            <w:tcW w:w="2160" w:type="dxa"/>
          </w:tcPr>
          <w:p w14:paraId="1103D865" w14:textId="77777777" w:rsidR="000B4032" w:rsidRDefault="000B4032" w:rsidP="006311DE">
            <w:r>
              <w:rPr>
                <w:rFonts w:ascii="Times New Roman" w:hAnsi="Times New Roman"/>
                <w:color w:val="000000"/>
              </w:rPr>
              <w:t>Description</w:t>
            </w:r>
          </w:p>
        </w:tc>
        <w:tc>
          <w:tcPr>
            <w:tcW w:w="2160" w:type="dxa"/>
          </w:tcPr>
          <w:p w14:paraId="5B914AF2" w14:textId="77777777" w:rsidR="000B4032" w:rsidRDefault="000B4032" w:rsidP="006311DE">
            <w:r>
              <w:rPr>
                <w:rFonts w:ascii="Times New Roman" w:hAnsi="Times New Roman"/>
                <w:color w:val="000000"/>
              </w:rPr>
              <w:t>Example Value</w:t>
            </w:r>
          </w:p>
        </w:tc>
      </w:tr>
      <w:tr w:rsidR="000B4032" w14:paraId="66F9F435" w14:textId="77777777" w:rsidTr="006311DE">
        <w:tc>
          <w:tcPr>
            <w:tcW w:w="2160" w:type="dxa"/>
          </w:tcPr>
          <w:p w14:paraId="24E1E257" w14:textId="77777777" w:rsidR="000B4032" w:rsidRDefault="000B4032" w:rsidP="006311DE">
            <w:r>
              <w:rPr>
                <w:rFonts w:ascii="Times New Roman" w:hAnsi="Times New Roman"/>
                <w:color w:val="000000"/>
              </w:rPr>
              <w:t>Date</w:t>
            </w:r>
          </w:p>
        </w:tc>
        <w:tc>
          <w:tcPr>
            <w:tcW w:w="2160" w:type="dxa"/>
          </w:tcPr>
          <w:p w14:paraId="08B4E1E0" w14:textId="77777777" w:rsidR="000B4032" w:rsidRDefault="000B4032" w:rsidP="006311DE">
            <w:r>
              <w:rPr>
                <w:rFonts w:ascii="Times New Roman" w:hAnsi="Times New Roman"/>
                <w:color w:val="000000"/>
              </w:rPr>
              <w:t>YYYY-MM-DD</w:t>
            </w:r>
          </w:p>
        </w:tc>
        <w:tc>
          <w:tcPr>
            <w:tcW w:w="2160" w:type="dxa"/>
          </w:tcPr>
          <w:p w14:paraId="1E49FFAE" w14:textId="77777777" w:rsidR="000B4032" w:rsidRDefault="000B4032" w:rsidP="006311DE">
            <w:r>
              <w:rPr>
                <w:rFonts w:ascii="Times New Roman" w:hAnsi="Times New Roman"/>
                <w:color w:val="000000"/>
              </w:rPr>
              <w:t>The date the billing event occurred.</w:t>
            </w:r>
          </w:p>
        </w:tc>
        <w:tc>
          <w:tcPr>
            <w:tcW w:w="2160" w:type="dxa"/>
          </w:tcPr>
          <w:p w14:paraId="17E27D9F" w14:textId="77777777" w:rsidR="000B4032" w:rsidRDefault="000B4032" w:rsidP="006311DE">
            <w:r>
              <w:rPr>
                <w:rFonts w:ascii="Times New Roman" w:hAnsi="Times New Roman"/>
                <w:color w:val="000000"/>
              </w:rPr>
              <w:t>2023-11-14</w:t>
            </w:r>
          </w:p>
        </w:tc>
      </w:tr>
      <w:tr w:rsidR="000B4032" w14:paraId="02D0E365" w14:textId="77777777" w:rsidTr="006311DE">
        <w:tc>
          <w:tcPr>
            <w:tcW w:w="2160" w:type="dxa"/>
          </w:tcPr>
          <w:p w14:paraId="1E1A7EFB" w14:textId="77777777" w:rsidR="000B4032" w:rsidRDefault="000B4032" w:rsidP="006311DE">
            <w:r>
              <w:rPr>
                <w:rFonts w:ascii="Times New Roman" w:hAnsi="Times New Roman"/>
                <w:color w:val="000000"/>
              </w:rPr>
              <w:t>Provider</w:t>
            </w:r>
          </w:p>
        </w:tc>
        <w:tc>
          <w:tcPr>
            <w:tcW w:w="2160" w:type="dxa"/>
          </w:tcPr>
          <w:p w14:paraId="798621F8" w14:textId="77777777" w:rsidR="000B4032" w:rsidRDefault="000B4032" w:rsidP="006311DE">
            <w:r>
              <w:rPr>
                <w:rFonts w:ascii="Times New Roman" w:hAnsi="Times New Roman"/>
                <w:color w:val="000000"/>
              </w:rPr>
              <w:t>String</w:t>
            </w:r>
          </w:p>
        </w:tc>
        <w:tc>
          <w:tcPr>
            <w:tcW w:w="2160" w:type="dxa"/>
          </w:tcPr>
          <w:p w14:paraId="29D22F8A" w14:textId="77777777" w:rsidR="000B4032" w:rsidRDefault="000B4032" w:rsidP="006311DE">
            <w:r>
              <w:rPr>
                <w:rFonts w:ascii="Times New Roman" w:hAnsi="Times New Roman"/>
                <w:color w:val="000000"/>
              </w:rPr>
              <w:t>The Cloud Service Provider.</w:t>
            </w:r>
          </w:p>
        </w:tc>
        <w:tc>
          <w:tcPr>
            <w:tcW w:w="2160" w:type="dxa"/>
          </w:tcPr>
          <w:p w14:paraId="7F769220" w14:textId="77777777" w:rsidR="000B4032" w:rsidRDefault="000B4032" w:rsidP="006311DE">
            <w:r>
              <w:rPr>
                <w:rFonts w:ascii="Times New Roman" w:hAnsi="Times New Roman"/>
                <w:color w:val="000000"/>
              </w:rPr>
              <w:t>AWS, Azure, GCP</w:t>
            </w:r>
          </w:p>
        </w:tc>
      </w:tr>
      <w:tr w:rsidR="000B4032" w14:paraId="6E8FE4C4" w14:textId="77777777" w:rsidTr="006311DE">
        <w:tc>
          <w:tcPr>
            <w:tcW w:w="2160" w:type="dxa"/>
          </w:tcPr>
          <w:p w14:paraId="22B04048" w14:textId="77777777" w:rsidR="000B4032" w:rsidRDefault="000B4032" w:rsidP="006311DE">
            <w:r>
              <w:rPr>
                <w:rFonts w:ascii="Times New Roman" w:hAnsi="Times New Roman"/>
                <w:color w:val="000000"/>
              </w:rPr>
              <w:t>Service</w:t>
            </w:r>
          </w:p>
        </w:tc>
        <w:tc>
          <w:tcPr>
            <w:tcW w:w="2160" w:type="dxa"/>
          </w:tcPr>
          <w:p w14:paraId="5E9ED28A" w14:textId="77777777" w:rsidR="000B4032" w:rsidRDefault="000B4032" w:rsidP="006311DE">
            <w:r>
              <w:rPr>
                <w:rFonts w:ascii="Times New Roman" w:hAnsi="Times New Roman"/>
                <w:color w:val="000000"/>
              </w:rPr>
              <w:t>String</w:t>
            </w:r>
          </w:p>
        </w:tc>
        <w:tc>
          <w:tcPr>
            <w:tcW w:w="2160" w:type="dxa"/>
          </w:tcPr>
          <w:p w14:paraId="0DFFD473" w14:textId="77777777" w:rsidR="000B4032" w:rsidRDefault="000B4032" w:rsidP="006311DE">
            <w:r>
              <w:rPr>
                <w:rFonts w:ascii="Times New Roman" w:hAnsi="Times New Roman"/>
                <w:color w:val="000000"/>
              </w:rPr>
              <w:t>The specific cloud service category.</w:t>
            </w:r>
          </w:p>
        </w:tc>
        <w:tc>
          <w:tcPr>
            <w:tcW w:w="2160" w:type="dxa"/>
          </w:tcPr>
          <w:p w14:paraId="2A85EADD" w14:textId="77777777" w:rsidR="000B4032" w:rsidRDefault="000B4032" w:rsidP="006311DE">
            <w:r>
              <w:rPr>
                <w:rFonts w:ascii="Times New Roman" w:hAnsi="Times New Roman"/>
                <w:color w:val="000000"/>
              </w:rPr>
              <w:t>Compute, Storage, AI/ML</w:t>
            </w:r>
          </w:p>
        </w:tc>
      </w:tr>
      <w:tr w:rsidR="000B4032" w14:paraId="7F89D891" w14:textId="77777777" w:rsidTr="006311DE">
        <w:tc>
          <w:tcPr>
            <w:tcW w:w="2160" w:type="dxa"/>
          </w:tcPr>
          <w:p w14:paraId="21483428" w14:textId="77777777" w:rsidR="000B4032" w:rsidRDefault="000B4032" w:rsidP="006311DE">
            <w:proofErr w:type="spellStart"/>
            <w:r>
              <w:rPr>
                <w:rFonts w:ascii="Times New Roman" w:hAnsi="Times New Roman"/>
                <w:color w:val="000000"/>
              </w:rPr>
              <w:t>Resource_ID</w:t>
            </w:r>
            <w:proofErr w:type="spellEnd"/>
          </w:p>
        </w:tc>
        <w:tc>
          <w:tcPr>
            <w:tcW w:w="2160" w:type="dxa"/>
          </w:tcPr>
          <w:p w14:paraId="6A05AD3C" w14:textId="77777777" w:rsidR="000B4032" w:rsidRDefault="000B4032" w:rsidP="006311DE">
            <w:r>
              <w:rPr>
                <w:rFonts w:ascii="Times New Roman" w:hAnsi="Times New Roman"/>
                <w:color w:val="000000"/>
              </w:rPr>
              <w:t>String</w:t>
            </w:r>
          </w:p>
        </w:tc>
        <w:tc>
          <w:tcPr>
            <w:tcW w:w="2160" w:type="dxa"/>
          </w:tcPr>
          <w:p w14:paraId="76D3B44E" w14:textId="77777777" w:rsidR="000B4032" w:rsidRDefault="000B4032" w:rsidP="006311DE">
            <w:r>
              <w:rPr>
                <w:rFonts w:ascii="Times New Roman" w:hAnsi="Times New Roman"/>
                <w:color w:val="000000"/>
              </w:rPr>
              <w:t>A unique alphanumeric identifier for the resource.</w:t>
            </w:r>
          </w:p>
        </w:tc>
        <w:tc>
          <w:tcPr>
            <w:tcW w:w="2160" w:type="dxa"/>
          </w:tcPr>
          <w:p w14:paraId="32B9088D" w14:textId="77777777" w:rsidR="000B4032" w:rsidRDefault="000B4032" w:rsidP="006311DE">
            <w:r>
              <w:rPr>
                <w:rFonts w:ascii="Times New Roman" w:hAnsi="Times New Roman"/>
                <w:color w:val="000000"/>
              </w:rPr>
              <w:t>i-0abcd1234efgh5678</w:t>
            </w:r>
          </w:p>
        </w:tc>
      </w:tr>
      <w:tr w:rsidR="000B4032" w14:paraId="064EF453" w14:textId="77777777" w:rsidTr="006311DE">
        <w:tc>
          <w:tcPr>
            <w:tcW w:w="2160" w:type="dxa"/>
          </w:tcPr>
          <w:p w14:paraId="66464097" w14:textId="77777777" w:rsidR="000B4032" w:rsidRDefault="000B4032" w:rsidP="006311DE">
            <w:r>
              <w:rPr>
                <w:rFonts w:ascii="Times New Roman" w:hAnsi="Times New Roman"/>
                <w:color w:val="000000"/>
              </w:rPr>
              <w:t>Cost</w:t>
            </w:r>
          </w:p>
        </w:tc>
        <w:tc>
          <w:tcPr>
            <w:tcW w:w="2160" w:type="dxa"/>
          </w:tcPr>
          <w:p w14:paraId="3028BBE5" w14:textId="77777777" w:rsidR="000B4032" w:rsidRDefault="000B4032" w:rsidP="006311DE">
            <w:r>
              <w:rPr>
                <w:rFonts w:ascii="Times New Roman" w:hAnsi="Times New Roman"/>
                <w:color w:val="000000"/>
              </w:rPr>
              <w:t>Float</w:t>
            </w:r>
          </w:p>
        </w:tc>
        <w:tc>
          <w:tcPr>
            <w:tcW w:w="2160" w:type="dxa"/>
          </w:tcPr>
          <w:p w14:paraId="25BD0E45" w14:textId="77777777" w:rsidR="000B4032" w:rsidRDefault="000B4032" w:rsidP="006311DE">
            <w:r>
              <w:rPr>
                <w:rFonts w:ascii="Times New Roman" w:hAnsi="Times New Roman"/>
                <w:color w:val="000000"/>
              </w:rPr>
              <w:t>The billed amount in USD.</w:t>
            </w:r>
          </w:p>
        </w:tc>
        <w:tc>
          <w:tcPr>
            <w:tcW w:w="2160" w:type="dxa"/>
          </w:tcPr>
          <w:p w14:paraId="60D92AE1" w14:textId="77777777" w:rsidR="000B4032" w:rsidRDefault="000B4032" w:rsidP="006311DE">
            <w:r>
              <w:rPr>
                <w:rFonts w:ascii="Times New Roman" w:hAnsi="Times New Roman"/>
                <w:color w:val="000000"/>
              </w:rPr>
              <w:t>45.67</w:t>
            </w:r>
          </w:p>
        </w:tc>
      </w:tr>
      <w:tr w:rsidR="000B4032" w14:paraId="10E19B15" w14:textId="77777777" w:rsidTr="006311DE">
        <w:tc>
          <w:tcPr>
            <w:tcW w:w="2160" w:type="dxa"/>
          </w:tcPr>
          <w:p w14:paraId="1DFFCDED" w14:textId="77777777" w:rsidR="000B4032" w:rsidRDefault="000B4032" w:rsidP="006311DE">
            <w:proofErr w:type="spellStart"/>
            <w:r>
              <w:rPr>
                <w:rFonts w:ascii="Times New Roman" w:hAnsi="Times New Roman"/>
                <w:color w:val="000000"/>
              </w:rPr>
              <w:t>Cost_Center</w:t>
            </w:r>
            <w:proofErr w:type="spellEnd"/>
          </w:p>
        </w:tc>
        <w:tc>
          <w:tcPr>
            <w:tcW w:w="2160" w:type="dxa"/>
          </w:tcPr>
          <w:p w14:paraId="798BB24B" w14:textId="77777777" w:rsidR="000B4032" w:rsidRDefault="000B4032" w:rsidP="006311DE">
            <w:r>
              <w:rPr>
                <w:rFonts w:ascii="Times New Roman" w:hAnsi="Times New Roman"/>
                <w:color w:val="000000"/>
              </w:rPr>
              <w:t>String</w:t>
            </w:r>
          </w:p>
        </w:tc>
        <w:tc>
          <w:tcPr>
            <w:tcW w:w="2160" w:type="dxa"/>
          </w:tcPr>
          <w:p w14:paraId="7F43E619" w14:textId="77777777" w:rsidR="000B4032" w:rsidRDefault="000B4032" w:rsidP="006311DE">
            <w:r>
              <w:rPr>
                <w:rFonts w:ascii="Times New Roman" w:hAnsi="Times New Roman"/>
                <w:color w:val="000000"/>
              </w:rPr>
              <w:t>The healthcare department responsible for the cost.</w:t>
            </w:r>
          </w:p>
        </w:tc>
        <w:tc>
          <w:tcPr>
            <w:tcW w:w="2160" w:type="dxa"/>
          </w:tcPr>
          <w:p w14:paraId="6ADF3ADA" w14:textId="77777777" w:rsidR="000B4032" w:rsidRDefault="000B4032" w:rsidP="006311DE">
            <w:r>
              <w:rPr>
                <w:rFonts w:ascii="Times New Roman" w:hAnsi="Times New Roman"/>
                <w:color w:val="000000"/>
              </w:rPr>
              <w:t>EHR Database, Oncology</w:t>
            </w:r>
          </w:p>
        </w:tc>
      </w:tr>
      <w:tr w:rsidR="000B4032" w14:paraId="667058CD" w14:textId="77777777" w:rsidTr="006311DE">
        <w:tc>
          <w:tcPr>
            <w:tcW w:w="2160" w:type="dxa"/>
          </w:tcPr>
          <w:p w14:paraId="3A073F09" w14:textId="77777777" w:rsidR="000B4032" w:rsidRDefault="000B4032" w:rsidP="006311DE">
            <w:proofErr w:type="spellStart"/>
            <w:r>
              <w:rPr>
                <w:rFonts w:ascii="Times New Roman" w:hAnsi="Times New Roman"/>
                <w:color w:val="000000"/>
              </w:rPr>
              <w:t>HIPAA_Compliant</w:t>
            </w:r>
            <w:proofErr w:type="spellEnd"/>
          </w:p>
        </w:tc>
        <w:tc>
          <w:tcPr>
            <w:tcW w:w="2160" w:type="dxa"/>
          </w:tcPr>
          <w:p w14:paraId="4309FDE8" w14:textId="77777777" w:rsidR="000B4032" w:rsidRDefault="000B4032" w:rsidP="006311DE">
            <w:r>
              <w:rPr>
                <w:rFonts w:ascii="Times New Roman" w:hAnsi="Times New Roman"/>
                <w:color w:val="000000"/>
              </w:rPr>
              <w:t>Boolean</w:t>
            </w:r>
          </w:p>
        </w:tc>
        <w:tc>
          <w:tcPr>
            <w:tcW w:w="2160" w:type="dxa"/>
          </w:tcPr>
          <w:p w14:paraId="715E8B9D" w14:textId="77777777" w:rsidR="000B4032" w:rsidRDefault="000B4032" w:rsidP="006311DE">
            <w:r>
              <w:rPr>
                <w:rFonts w:ascii="Times New Roman" w:hAnsi="Times New Roman"/>
                <w:color w:val="000000"/>
              </w:rPr>
              <w:t>Indicates if the resource meets HIPAA regulatory standards.</w:t>
            </w:r>
          </w:p>
        </w:tc>
        <w:tc>
          <w:tcPr>
            <w:tcW w:w="2160" w:type="dxa"/>
          </w:tcPr>
          <w:p w14:paraId="531EFA2C" w14:textId="77777777" w:rsidR="000B4032" w:rsidRDefault="000B4032" w:rsidP="006311DE">
            <w:r>
              <w:rPr>
                <w:rFonts w:ascii="Times New Roman" w:hAnsi="Times New Roman"/>
                <w:color w:val="000000"/>
              </w:rPr>
              <w:t>True, False</w:t>
            </w:r>
          </w:p>
        </w:tc>
      </w:tr>
    </w:tbl>
    <w:p w14:paraId="7F0BA31C" w14:textId="77777777" w:rsidR="000B4032" w:rsidRDefault="000B4032" w:rsidP="000B4032"/>
    <w:p w14:paraId="7C7D65ED" w14:textId="77777777" w:rsidR="000B4032" w:rsidRDefault="000B4032" w:rsidP="000B4032">
      <w:pPr>
        <w:pStyle w:val="Heading3"/>
      </w:pPr>
      <w:r>
        <w:rPr>
          <w:rFonts w:ascii="Times New Roman" w:hAnsi="Times New Roman"/>
          <w:color w:val="000000"/>
          <w:sz w:val="26"/>
        </w:rPr>
        <w:t>Appendix C: System Test Cases</w:t>
      </w:r>
    </w:p>
    <w:p w14:paraId="71BC1F91" w14:textId="77777777" w:rsidR="000B4032" w:rsidRDefault="000B4032" w:rsidP="000B4032">
      <w:r>
        <w:rPr>
          <w:rFonts w:ascii="Times New Roman" w:hAnsi="Times New Roman"/>
          <w:color w:val="000000"/>
        </w:rPr>
        <w:t>A sample of the manual system test cases executed to verify platform functionality.</w:t>
      </w:r>
    </w:p>
    <w:p w14:paraId="59140239" w14:textId="77777777" w:rsidR="000B4032" w:rsidRDefault="000B4032" w:rsidP="000B4032"/>
    <w:tbl>
      <w:tblPr>
        <w:tblStyle w:val="TableGrid"/>
        <w:tblW w:w="0" w:type="auto"/>
        <w:tblLook w:val="04A0" w:firstRow="1" w:lastRow="0" w:firstColumn="1" w:lastColumn="0" w:noHBand="0" w:noVBand="1"/>
      </w:tblPr>
      <w:tblGrid>
        <w:gridCol w:w="2160"/>
        <w:gridCol w:w="2275"/>
        <w:gridCol w:w="2160"/>
        <w:gridCol w:w="2160"/>
      </w:tblGrid>
      <w:tr w:rsidR="000B4032" w14:paraId="21093A40" w14:textId="77777777" w:rsidTr="006311DE">
        <w:tc>
          <w:tcPr>
            <w:tcW w:w="2160" w:type="dxa"/>
          </w:tcPr>
          <w:p w14:paraId="6FA62AFB" w14:textId="77777777" w:rsidR="000B4032" w:rsidRDefault="000B4032" w:rsidP="006311DE">
            <w:r>
              <w:rPr>
                <w:rFonts w:ascii="Times New Roman" w:hAnsi="Times New Roman"/>
                <w:color w:val="000000"/>
              </w:rPr>
              <w:t>Test ID</w:t>
            </w:r>
          </w:p>
        </w:tc>
        <w:tc>
          <w:tcPr>
            <w:tcW w:w="2160" w:type="dxa"/>
          </w:tcPr>
          <w:p w14:paraId="54CBDD10" w14:textId="77777777" w:rsidR="000B4032" w:rsidRDefault="000B4032" w:rsidP="006311DE">
            <w:r>
              <w:rPr>
                <w:rFonts w:ascii="Times New Roman" w:hAnsi="Times New Roman"/>
                <w:color w:val="000000"/>
              </w:rPr>
              <w:t>Description</w:t>
            </w:r>
          </w:p>
        </w:tc>
        <w:tc>
          <w:tcPr>
            <w:tcW w:w="2160" w:type="dxa"/>
          </w:tcPr>
          <w:p w14:paraId="2BEC8EA6" w14:textId="77777777" w:rsidR="000B4032" w:rsidRDefault="000B4032" w:rsidP="006311DE">
            <w:r>
              <w:rPr>
                <w:rFonts w:ascii="Times New Roman" w:hAnsi="Times New Roman"/>
                <w:color w:val="000000"/>
              </w:rPr>
              <w:t>Expected Result</w:t>
            </w:r>
          </w:p>
        </w:tc>
        <w:tc>
          <w:tcPr>
            <w:tcW w:w="2160" w:type="dxa"/>
          </w:tcPr>
          <w:p w14:paraId="2D2935FF" w14:textId="77777777" w:rsidR="000B4032" w:rsidRDefault="000B4032" w:rsidP="006311DE">
            <w:r>
              <w:rPr>
                <w:rFonts w:ascii="Times New Roman" w:hAnsi="Times New Roman"/>
                <w:color w:val="000000"/>
              </w:rPr>
              <w:t>Pass/Fail</w:t>
            </w:r>
          </w:p>
        </w:tc>
      </w:tr>
      <w:tr w:rsidR="000B4032" w14:paraId="682F5FD8" w14:textId="77777777" w:rsidTr="006311DE">
        <w:tc>
          <w:tcPr>
            <w:tcW w:w="2160" w:type="dxa"/>
          </w:tcPr>
          <w:p w14:paraId="7A0C6F14" w14:textId="77777777" w:rsidR="000B4032" w:rsidRDefault="000B4032" w:rsidP="006311DE">
            <w:r>
              <w:rPr>
                <w:rFonts w:ascii="Times New Roman" w:hAnsi="Times New Roman"/>
                <w:color w:val="000000"/>
              </w:rPr>
              <w:t>TC-001</w:t>
            </w:r>
          </w:p>
        </w:tc>
        <w:tc>
          <w:tcPr>
            <w:tcW w:w="2160" w:type="dxa"/>
          </w:tcPr>
          <w:p w14:paraId="4A0E5D8F" w14:textId="77777777" w:rsidR="000B4032" w:rsidRDefault="000B4032" w:rsidP="006311DE">
            <w:r>
              <w:rPr>
                <w:rFonts w:ascii="Times New Roman" w:hAnsi="Times New Roman"/>
                <w:color w:val="000000"/>
              </w:rPr>
              <w:t>Execute `generate_dataset.py` via terminal.</w:t>
            </w:r>
          </w:p>
        </w:tc>
        <w:tc>
          <w:tcPr>
            <w:tcW w:w="2160" w:type="dxa"/>
          </w:tcPr>
          <w:p w14:paraId="24280434" w14:textId="77777777" w:rsidR="000B4032" w:rsidRDefault="000B4032" w:rsidP="006311DE">
            <w:r>
              <w:rPr>
                <w:rFonts w:ascii="Times New Roman" w:hAnsi="Times New Roman"/>
                <w:color w:val="000000"/>
              </w:rPr>
              <w:t>A CSV file with 10,000+ rows is created in the root directory without errors.</w:t>
            </w:r>
          </w:p>
        </w:tc>
        <w:tc>
          <w:tcPr>
            <w:tcW w:w="2160" w:type="dxa"/>
          </w:tcPr>
          <w:p w14:paraId="2E35FCC8" w14:textId="77777777" w:rsidR="000B4032" w:rsidRDefault="000B4032" w:rsidP="006311DE">
            <w:r>
              <w:rPr>
                <w:rFonts w:ascii="Times New Roman" w:hAnsi="Times New Roman"/>
                <w:color w:val="000000"/>
              </w:rPr>
              <w:t>Pass</w:t>
            </w:r>
          </w:p>
        </w:tc>
      </w:tr>
      <w:tr w:rsidR="000B4032" w14:paraId="1964D2F0" w14:textId="77777777" w:rsidTr="006311DE">
        <w:tc>
          <w:tcPr>
            <w:tcW w:w="2160" w:type="dxa"/>
          </w:tcPr>
          <w:p w14:paraId="7C7CBD7A" w14:textId="77777777" w:rsidR="000B4032" w:rsidRDefault="000B4032" w:rsidP="006311DE">
            <w:r>
              <w:rPr>
                <w:rFonts w:ascii="Times New Roman" w:hAnsi="Times New Roman"/>
                <w:color w:val="000000"/>
              </w:rPr>
              <w:t>TC-002</w:t>
            </w:r>
          </w:p>
        </w:tc>
        <w:tc>
          <w:tcPr>
            <w:tcW w:w="2160" w:type="dxa"/>
          </w:tcPr>
          <w:p w14:paraId="587DF39F" w14:textId="77777777" w:rsidR="000B4032" w:rsidRDefault="000B4032" w:rsidP="006311DE">
            <w:r>
              <w:rPr>
                <w:rFonts w:ascii="Times New Roman" w:hAnsi="Times New Roman"/>
                <w:color w:val="000000"/>
              </w:rPr>
              <w:t>Launch `dashboard.py` and access `localhost:8050`.</w:t>
            </w:r>
          </w:p>
        </w:tc>
        <w:tc>
          <w:tcPr>
            <w:tcW w:w="2160" w:type="dxa"/>
          </w:tcPr>
          <w:p w14:paraId="72F7EFCD" w14:textId="77777777" w:rsidR="000B4032" w:rsidRDefault="000B4032" w:rsidP="006311DE">
            <w:r>
              <w:rPr>
                <w:rFonts w:ascii="Times New Roman" w:hAnsi="Times New Roman"/>
                <w:color w:val="000000"/>
              </w:rPr>
              <w:t xml:space="preserve">The web application loads the UI and all four </w:t>
            </w:r>
            <w:r>
              <w:rPr>
                <w:rFonts w:ascii="Times New Roman" w:hAnsi="Times New Roman"/>
                <w:color w:val="000000"/>
              </w:rPr>
              <w:lastRenderedPageBreak/>
              <w:t>Plotly graphs render successfully.</w:t>
            </w:r>
          </w:p>
        </w:tc>
        <w:tc>
          <w:tcPr>
            <w:tcW w:w="2160" w:type="dxa"/>
          </w:tcPr>
          <w:p w14:paraId="2CB791E5" w14:textId="77777777" w:rsidR="000B4032" w:rsidRDefault="000B4032" w:rsidP="006311DE">
            <w:r>
              <w:rPr>
                <w:rFonts w:ascii="Times New Roman" w:hAnsi="Times New Roman"/>
                <w:color w:val="000000"/>
              </w:rPr>
              <w:lastRenderedPageBreak/>
              <w:t>Pass</w:t>
            </w:r>
          </w:p>
        </w:tc>
      </w:tr>
      <w:tr w:rsidR="000B4032" w14:paraId="10A40EC7" w14:textId="77777777" w:rsidTr="006311DE">
        <w:tc>
          <w:tcPr>
            <w:tcW w:w="2160" w:type="dxa"/>
          </w:tcPr>
          <w:p w14:paraId="4BFD055F" w14:textId="77777777" w:rsidR="000B4032" w:rsidRDefault="000B4032" w:rsidP="006311DE">
            <w:r>
              <w:rPr>
                <w:rFonts w:ascii="Times New Roman" w:hAnsi="Times New Roman"/>
                <w:color w:val="000000"/>
              </w:rPr>
              <w:t>TC-003</w:t>
            </w:r>
          </w:p>
        </w:tc>
        <w:tc>
          <w:tcPr>
            <w:tcW w:w="2160" w:type="dxa"/>
          </w:tcPr>
          <w:p w14:paraId="44C3F297" w14:textId="77777777" w:rsidR="000B4032" w:rsidRDefault="000B4032" w:rsidP="006311DE">
            <w:r>
              <w:rPr>
                <w:rFonts w:ascii="Times New Roman" w:hAnsi="Times New Roman"/>
                <w:color w:val="000000"/>
              </w:rPr>
              <w:t>Select 'AWS' from the Cloud Provider Dropdown.</w:t>
            </w:r>
          </w:p>
        </w:tc>
        <w:tc>
          <w:tcPr>
            <w:tcW w:w="2160" w:type="dxa"/>
          </w:tcPr>
          <w:p w14:paraId="2C3E65F8" w14:textId="77777777" w:rsidR="000B4032" w:rsidRDefault="000B4032" w:rsidP="006311DE">
            <w:r>
              <w:rPr>
                <w:rFonts w:ascii="Times New Roman" w:hAnsi="Times New Roman"/>
                <w:color w:val="000000"/>
              </w:rPr>
              <w:t>All graphs dynamically update to show only AWS-related expenditure.</w:t>
            </w:r>
          </w:p>
        </w:tc>
        <w:tc>
          <w:tcPr>
            <w:tcW w:w="2160" w:type="dxa"/>
          </w:tcPr>
          <w:p w14:paraId="70DAB022" w14:textId="77777777" w:rsidR="000B4032" w:rsidRDefault="000B4032" w:rsidP="006311DE">
            <w:r>
              <w:rPr>
                <w:rFonts w:ascii="Times New Roman" w:hAnsi="Times New Roman"/>
                <w:color w:val="000000"/>
              </w:rPr>
              <w:t>Pass</w:t>
            </w:r>
          </w:p>
        </w:tc>
      </w:tr>
      <w:tr w:rsidR="000B4032" w14:paraId="222554BA" w14:textId="77777777" w:rsidTr="006311DE">
        <w:tc>
          <w:tcPr>
            <w:tcW w:w="2160" w:type="dxa"/>
          </w:tcPr>
          <w:p w14:paraId="00D796AE" w14:textId="77777777" w:rsidR="000B4032" w:rsidRDefault="000B4032" w:rsidP="006311DE">
            <w:r>
              <w:rPr>
                <w:rFonts w:ascii="Times New Roman" w:hAnsi="Times New Roman"/>
                <w:color w:val="000000"/>
              </w:rPr>
              <w:t>TC-004</w:t>
            </w:r>
          </w:p>
        </w:tc>
        <w:tc>
          <w:tcPr>
            <w:tcW w:w="2160" w:type="dxa"/>
          </w:tcPr>
          <w:p w14:paraId="69BC2F08" w14:textId="77777777" w:rsidR="000B4032" w:rsidRDefault="000B4032" w:rsidP="006311DE">
            <w:r>
              <w:rPr>
                <w:rFonts w:ascii="Times New Roman" w:hAnsi="Times New Roman"/>
                <w:color w:val="000000"/>
              </w:rPr>
              <w:t>Verify Variance Calculation for 'Genomics'.</w:t>
            </w:r>
          </w:p>
        </w:tc>
        <w:tc>
          <w:tcPr>
            <w:tcW w:w="2160" w:type="dxa"/>
          </w:tcPr>
          <w:p w14:paraId="73652AFC" w14:textId="77777777" w:rsidR="000B4032" w:rsidRDefault="000B4032" w:rsidP="006311DE">
            <w:r>
              <w:rPr>
                <w:rFonts w:ascii="Times New Roman" w:hAnsi="Times New Roman"/>
                <w:color w:val="000000"/>
              </w:rPr>
              <w:t>The Variance bar chart mathematically reflects the difference between the hardcoded Genomics budget and the CSV data.</w:t>
            </w:r>
          </w:p>
        </w:tc>
        <w:tc>
          <w:tcPr>
            <w:tcW w:w="2160" w:type="dxa"/>
          </w:tcPr>
          <w:p w14:paraId="0B2EEC21" w14:textId="77777777" w:rsidR="000B4032" w:rsidRDefault="000B4032" w:rsidP="006311DE">
            <w:r>
              <w:rPr>
                <w:rFonts w:ascii="Times New Roman" w:hAnsi="Times New Roman"/>
                <w:color w:val="000000"/>
              </w:rPr>
              <w:t>Pass</w:t>
            </w:r>
          </w:p>
        </w:tc>
      </w:tr>
    </w:tbl>
    <w:p w14:paraId="0D3039E4" w14:textId="77777777" w:rsidR="000B4032" w:rsidRDefault="000B4032" w:rsidP="000B4032"/>
    <w:p w14:paraId="0E299CE6" w14:textId="77777777" w:rsidR="000B4032" w:rsidRDefault="000B4032" w:rsidP="000B4032">
      <w:pPr>
        <w:pStyle w:val="Heading3"/>
      </w:pPr>
      <w:r>
        <w:rPr>
          <w:rFonts w:ascii="Times New Roman" w:hAnsi="Times New Roman"/>
          <w:color w:val="000000"/>
          <w:sz w:val="26"/>
        </w:rPr>
        <w:t>Appendix D: Version Change Log</w:t>
      </w:r>
    </w:p>
    <w:tbl>
      <w:tblPr>
        <w:tblStyle w:val="TableGrid"/>
        <w:tblW w:w="0" w:type="auto"/>
        <w:tblLook w:val="04A0" w:firstRow="1" w:lastRow="0" w:firstColumn="1" w:lastColumn="0" w:noHBand="0" w:noVBand="1"/>
      </w:tblPr>
      <w:tblGrid>
        <w:gridCol w:w="2880"/>
        <w:gridCol w:w="2880"/>
        <w:gridCol w:w="2880"/>
      </w:tblGrid>
      <w:tr w:rsidR="000B4032" w14:paraId="1BB8827B" w14:textId="77777777" w:rsidTr="006311DE">
        <w:tc>
          <w:tcPr>
            <w:tcW w:w="2880" w:type="dxa"/>
          </w:tcPr>
          <w:p w14:paraId="6D74D874" w14:textId="77777777" w:rsidR="000B4032" w:rsidRDefault="000B4032" w:rsidP="006311DE">
            <w:r>
              <w:rPr>
                <w:rFonts w:ascii="Times New Roman" w:hAnsi="Times New Roman"/>
                <w:color w:val="000000"/>
              </w:rPr>
              <w:t>Version</w:t>
            </w:r>
          </w:p>
        </w:tc>
        <w:tc>
          <w:tcPr>
            <w:tcW w:w="2880" w:type="dxa"/>
          </w:tcPr>
          <w:p w14:paraId="36A0BD1F" w14:textId="77777777" w:rsidR="000B4032" w:rsidRDefault="000B4032" w:rsidP="006311DE">
            <w:r>
              <w:rPr>
                <w:rFonts w:ascii="Times New Roman" w:hAnsi="Times New Roman"/>
                <w:color w:val="000000"/>
              </w:rPr>
              <w:t>Date</w:t>
            </w:r>
          </w:p>
        </w:tc>
        <w:tc>
          <w:tcPr>
            <w:tcW w:w="2880" w:type="dxa"/>
          </w:tcPr>
          <w:p w14:paraId="4F842627" w14:textId="77777777" w:rsidR="000B4032" w:rsidRDefault="000B4032" w:rsidP="006311DE">
            <w:r>
              <w:rPr>
                <w:rFonts w:ascii="Times New Roman" w:hAnsi="Times New Roman"/>
                <w:color w:val="000000"/>
              </w:rPr>
              <w:t>Changes Implemented</w:t>
            </w:r>
          </w:p>
        </w:tc>
      </w:tr>
      <w:tr w:rsidR="000B4032" w14:paraId="09716183" w14:textId="77777777" w:rsidTr="006311DE">
        <w:tc>
          <w:tcPr>
            <w:tcW w:w="2880" w:type="dxa"/>
          </w:tcPr>
          <w:p w14:paraId="10727A22" w14:textId="77777777" w:rsidR="000B4032" w:rsidRDefault="000B4032" w:rsidP="006311DE">
            <w:r>
              <w:rPr>
                <w:rFonts w:ascii="Times New Roman" w:hAnsi="Times New Roman"/>
                <w:color w:val="000000"/>
              </w:rPr>
              <w:t>v0.1</w:t>
            </w:r>
          </w:p>
        </w:tc>
        <w:tc>
          <w:tcPr>
            <w:tcW w:w="2880" w:type="dxa"/>
          </w:tcPr>
          <w:p w14:paraId="12C42ED7" w14:textId="77777777" w:rsidR="000B4032" w:rsidRDefault="000B4032" w:rsidP="006311DE">
            <w:r>
              <w:rPr>
                <w:rFonts w:ascii="Times New Roman" w:hAnsi="Times New Roman"/>
                <w:color w:val="000000"/>
              </w:rPr>
              <w:t>Week 1</w:t>
            </w:r>
          </w:p>
        </w:tc>
        <w:tc>
          <w:tcPr>
            <w:tcW w:w="2880" w:type="dxa"/>
          </w:tcPr>
          <w:p w14:paraId="0B45A256" w14:textId="77777777" w:rsidR="000B4032" w:rsidRDefault="000B4032" w:rsidP="006311DE">
            <w:r>
              <w:rPr>
                <w:rFonts w:ascii="Times New Roman" w:hAnsi="Times New Roman"/>
                <w:color w:val="000000"/>
              </w:rPr>
              <w:t>Initial project setup. Created draft `generate_dataset.py` for basic AWS simulation.</w:t>
            </w:r>
          </w:p>
        </w:tc>
      </w:tr>
      <w:tr w:rsidR="000B4032" w14:paraId="6BC09502" w14:textId="77777777" w:rsidTr="006311DE">
        <w:tc>
          <w:tcPr>
            <w:tcW w:w="2880" w:type="dxa"/>
          </w:tcPr>
          <w:p w14:paraId="5DB68EC4" w14:textId="77777777" w:rsidR="000B4032" w:rsidRDefault="000B4032" w:rsidP="006311DE">
            <w:r>
              <w:rPr>
                <w:rFonts w:ascii="Times New Roman" w:hAnsi="Times New Roman"/>
                <w:color w:val="000000"/>
              </w:rPr>
              <w:t>v0.5</w:t>
            </w:r>
          </w:p>
        </w:tc>
        <w:tc>
          <w:tcPr>
            <w:tcW w:w="2880" w:type="dxa"/>
          </w:tcPr>
          <w:p w14:paraId="3F8FED8A" w14:textId="77777777" w:rsidR="000B4032" w:rsidRDefault="000B4032" w:rsidP="006311DE">
            <w:r>
              <w:rPr>
                <w:rFonts w:ascii="Times New Roman" w:hAnsi="Times New Roman"/>
                <w:color w:val="000000"/>
              </w:rPr>
              <w:t>Week 3</w:t>
            </w:r>
          </w:p>
        </w:tc>
        <w:tc>
          <w:tcPr>
            <w:tcW w:w="2880" w:type="dxa"/>
          </w:tcPr>
          <w:p w14:paraId="0F989609" w14:textId="77777777" w:rsidR="000B4032" w:rsidRDefault="000B4032" w:rsidP="006311DE">
            <w:r>
              <w:rPr>
                <w:rFonts w:ascii="Times New Roman" w:hAnsi="Times New Roman"/>
                <w:color w:val="000000"/>
              </w:rPr>
              <w:t>Implemented Pandas pipeline for data grouping. Added Azure and GCP parameters to dataset generator.</w:t>
            </w:r>
          </w:p>
        </w:tc>
      </w:tr>
      <w:tr w:rsidR="000B4032" w14:paraId="2A121913" w14:textId="77777777" w:rsidTr="006311DE">
        <w:tc>
          <w:tcPr>
            <w:tcW w:w="2880" w:type="dxa"/>
          </w:tcPr>
          <w:p w14:paraId="56216157" w14:textId="77777777" w:rsidR="000B4032" w:rsidRDefault="000B4032" w:rsidP="006311DE">
            <w:r>
              <w:rPr>
                <w:rFonts w:ascii="Times New Roman" w:hAnsi="Times New Roman"/>
                <w:color w:val="000000"/>
              </w:rPr>
              <w:t>v0.8</w:t>
            </w:r>
          </w:p>
        </w:tc>
        <w:tc>
          <w:tcPr>
            <w:tcW w:w="2880" w:type="dxa"/>
          </w:tcPr>
          <w:p w14:paraId="59A02AEF" w14:textId="77777777" w:rsidR="000B4032" w:rsidRDefault="000B4032" w:rsidP="006311DE">
            <w:r>
              <w:rPr>
                <w:rFonts w:ascii="Times New Roman" w:hAnsi="Times New Roman"/>
                <w:color w:val="000000"/>
              </w:rPr>
              <w:t>Week 5</w:t>
            </w:r>
          </w:p>
        </w:tc>
        <w:tc>
          <w:tcPr>
            <w:tcW w:w="2880" w:type="dxa"/>
          </w:tcPr>
          <w:p w14:paraId="709BF4FA" w14:textId="77777777" w:rsidR="000B4032" w:rsidRDefault="000B4032" w:rsidP="006311DE">
            <w:r>
              <w:rPr>
                <w:rFonts w:ascii="Times New Roman" w:hAnsi="Times New Roman"/>
                <w:color w:val="000000"/>
              </w:rPr>
              <w:t>Built basic Dash layout. Integrated initial Plotly static charts.</w:t>
            </w:r>
          </w:p>
        </w:tc>
      </w:tr>
      <w:tr w:rsidR="000B4032" w14:paraId="0CB23935" w14:textId="77777777" w:rsidTr="006311DE">
        <w:tc>
          <w:tcPr>
            <w:tcW w:w="2880" w:type="dxa"/>
          </w:tcPr>
          <w:p w14:paraId="1358CA4B" w14:textId="77777777" w:rsidR="000B4032" w:rsidRDefault="000B4032" w:rsidP="006311DE">
            <w:r>
              <w:rPr>
                <w:rFonts w:ascii="Times New Roman" w:hAnsi="Times New Roman"/>
                <w:color w:val="000000"/>
              </w:rPr>
              <w:t>v1.0</w:t>
            </w:r>
          </w:p>
        </w:tc>
        <w:tc>
          <w:tcPr>
            <w:tcW w:w="2880" w:type="dxa"/>
          </w:tcPr>
          <w:p w14:paraId="5055514C" w14:textId="77777777" w:rsidR="000B4032" w:rsidRDefault="000B4032" w:rsidP="006311DE">
            <w:r>
              <w:rPr>
                <w:rFonts w:ascii="Times New Roman" w:hAnsi="Times New Roman"/>
                <w:color w:val="000000"/>
              </w:rPr>
              <w:t>Week 8</w:t>
            </w:r>
          </w:p>
        </w:tc>
        <w:tc>
          <w:tcPr>
            <w:tcW w:w="2880" w:type="dxa"/>
          </w:tcPr>
          <w:p w14:paraId="741CB755" w14:textId="77777777" w:rsidR="000B4032" w:rsidRDefault="000B4032" w:rsidP="006311DE">
            <w:r>
              <w:rPr>
                <w:rFonts w:ascii="Times New Roman" w:hAnsi="Times New Roman"/>
                <w:color w:val="000000"/>
              </w:rPr>
              <w:t>Finalized interactive callbacks. Added HIPAA compliance filtering and Variance Analysis module. Completed GUI CSS styling.</w:t>
            </w:r>
          </w:p>
        </w:tc>
      </w:tr>
    </w:tbl>
    <w:p w14:paraId="2C496D83" w14:textId="77777777" w:rsidR="000B4032" w:rsidRDefault="000B4032" w:rsidP="000B4032"/>
    <w:p w14:paraId="1E907040" w14:textId="6C5423B7" w:rsidR="000B4032" w:rsidRPr="000B4032" w:rsidRDefault="000B4032" w:rsidP="000B4032">
      <w:pPr>
        <w:spacing w:line="259" w:lineRule="auto"/>
      </w:pPr>
      <w:r>
        <w:rPr>
          <w:rFonts w:ascii="Times New Roman" w:hAnsi="Times New Roman" w:cs="Times New Roman"/>
        </w:rPr>
        <w:br w:type="page"/>
      </w:r>
    </w:p>
    <w:p w14:paraId="262F0238"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r w:rsidRPr="00B3535D">
        <w:rPr>
          <w:rFonts w:ascii="Calibri" w:eastAsia="Calibri" w:hAnsi="Calibri" w:cs="Calibri"/>
          <w:noProof/>
          <w:kern w:val="0"/>
          <w:sz w:val="22"/>
          <w:szCs w:val="22"/>
          <w:lang w:val="en-IN" w:eastAsia="en-IN"/>
          <w14:ligatures w14:val="none"/>
        </w:rPr>
        <w:lastRenderedPageBreak/>
        <w:drawing>
          <wp:anchor distT="0" distB="0" distL="114300" distR="114300" simplePos="0" relativeHeight="251664384" behindDoc="0" locked="0" layoutInCell="1" allowOverlap="0" wp14:anchorId="35565A07" wp14:editId="16782FA6">
            <wp:simplePos x="0" y="0"/>
            <wp:positionH relativeFrom="margin">
              <wp:align>center</wp:align>
            </wp:positionH>
            <wp:positionV relativeFrom="page">
              <wp:posOffset>1043940</wp:posOffset>
            </wp:positionV>
            <wp:extent cx="876300" cy="990600"/>
            <wp:effectExtent l="0" t="0" r="0" b="0"/>
            <wp:wrapTopAndBottom/>
            <wp:docPr id="604510722" name="Picture 604510722"/>
            <wp:cNvGraphicFramePr/>
            <a:graphic xmlns:a="http://schemas.openxmlformats.org/drawingml/2006/main">
              <a:graphicData uri="http://schemas.openxmlformats.org/drawingml/2006/picture">
                <pic:pic xmlns:pic="http://schemas.openxmlformats.org/drawingml/2006/picture">
                  <pic:nvPicPr>
                    <pic:cNvPr id="49739" name="Picture 49739"/>
                    <pic:cNvPicPr/>
                  </pic:nvPicPr>
                  <pic:blipFill>
                    <a:blip r:embed="rId19"/>
                    <a:stretch>
                      <a:fillRect/>
                    </a:stretch>
                  </pic:blipFill>
                  <pic:spPr>
                    <a:xfrm>
                      <a:off x="0" y="0"/>
                      <a:ext cx="876300" cy="990600"/>
                    </a:xfrm>
                    <a:prstGeom prst="rect">
                      <a:avLst/>
                    </a:prstGeom>
                  </pic:spPr>
                </pic:pic>
              </a:graphicData>
            </a:graphic>
            <wp14:sizeRelH relativeFrom="margin">
              <wp14:pctWidth>0</wp14:pctWidth>
            </wp14:sizeRelH>
            <wp14:sizeRelV relativeFrom="margin">
              <wp14:pctHeight>0</wp14:pctHeight>
            </wp14:sizeRelV>
          </wp:anchor>
        </w:drawing>
      </w:r>
    </w:p>
    <w:p w14:paraId="7474F64F"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461A17FB" w14:textId="77777777" w:rsidR="000B4032" w:rsidRPr="00B3535D" w:rsidRDefault="000B4032" w:rsidP="000B4032">
      <w:pPr>
        <w:spacing w:before="200" w:after="100" w:line="240" w:lineRule="auto"/>
        <w:jc w:val="center"/>
        <w:rPr>
          <w:rFonts w:ascii="Times New Roman" w:eastAsia="Calibri" w:hAnsi="Times New Roman" w:cs="Times New Roman"/>
          <w:b/>
          <w:bCs/>
          <w:color w:val="1F3864"/>
          <w:kern w:val="0"/>
          <w:sz w:val="28"/>
          <w:szCs w:val="28"/>
          <w:lang w:val="en-IN" w:eastAsia="en-IN"/>
          <w14:ligatures w14:val="none"/>
        </w:rPr>
      </w:pPr>
    </w:p>
    <w:p w14:paraId="7216C595" w14:textId="77777777" w:rsidR="000B4032" w:rsidRPr="00F34FEC" w:rsidRDefault="000B4032" w:rsidP="000B4032">
      <w:pPr>
        <w:spacing w:before="200" w:after="10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F34FEC">
        <w:rPr>
          <w:rFonts w:ascii="Times New Roman" w:eastAsia="Calibri" w:hAnsi="Times New Roman" w:cs="Times New Roman"/>
          <w:b/>
          <w:bCs/>
          <w:color w:val="000000" w:themeColor="text1"/>
          <w:kern w:val="0"/>
          <w:sz w:val="28"/>
          <w:szCs w:val="28"/>
          <w:lang w:val="en-IN" w:eastAsia="en-IN"/>
          <w14:ligatures w14:val="none"/>
        </w:rPr>
        <w:t>YENEPOYA INSTITUTE OF ARTS, SCIENCE, COMMERCE &amp; MANAGEMENT</w:t>
      </w:r>
    </w:p>
    <w:p w14:paraId="6EA6D751" w14:textId="77777777" w:rsidR="000B4032" w:rsidRPr="005E0B44" w:rsidRDefault="000B4032" w:rsidP="000B4032">
      <w:pPr>
        <w:spacing w:before="80" w:after="80" w:line="240" w:lineRule="auto"/>
        <w:jc w:val="center"/>
        <w:rPr>
          <w:rFonts w:ascii="Times New Roman" w:eastAsia="Calibri" w:hAnsi="Times New Roman" w:cs="Times New Roman"/>
          <w:color w:val="000000" w:themeColor="text1"/>
          <w:kern w:val="0"/>
          <w:lang w:val="en-IN" w:eastAsia="en-IN"/>
          <w14:ligatures w14:val="none"/>
        </w:rPr>
      </w:pPr>
      <w:r w:rsidRPr="005E0B44">
        <w:rPr>
          <w:rFonts w:ascii="Times New Roman" w:eastAsia="Calibri" w:hAnsi="Times New Roman" w:cs="Times New Roman"/>
          <w:color w:val="000000" w:themeColor="text1"/>
          <w:kern w:val="0"/>
          <w:lang w:val="en-IN" w:eastAsia="en-IN"/>
          <w14:ligatures w14:val="none"/>
        </w:rPr>
        <w:t xml:space="preserve">A Constituent Unit of </w:t>
      </w:r>
      <w:proofErr w:type="spellStart"/>
      <w:r w:rsidRPr="005E0B44">
        <w:rPr>
          <w:rFonts w:ascii="Times New Roman" w:eastAsia="Calibri" w:hAnsi="Times New Roman" w:cs="Times New Roman"/>
          <w:color w:val="000000" w:themeColor="text1"/>
          <w:kern w:val="0"/>
          <w:lang w:val="en-IN" w:eastAsia="en-IN"/>
          <w14:ligatures w14:val="none"/>
        </w:rPr>
        <w:t>Yenepoya</w:t>
      </w:r>
      <w:proofErr w:type="spellEnd"/>
      <w:r w:rsidRPr="005E0B44">
        <w:rPr>
          <w:rFonts w:ascii="Times New Roman" w:eastAsia="Calibri" w:hAnsi="Times New Roman" w:cs="Times New Roman"/>
          <w:color w:val="000000" w:themeColor="text1"/>
          <w:kern w:val="0"/>
          <w:lang w:val="en-IN" w:eastAsia="en-IN"/>
          <w14:ligatures w14:val="none"/>
        </w:rPr>
        <w:t xml:space="preserve"> (Deemed to be University)</w:t>
      </w:r>
    </w:p>
    <w:p w14:paraId="119F37BD" w14:textId="77777777" w:rsidR="000B4032" w:rsidRPr="005E0B44" w:rsidRDefault="000B4032" w:rsidP="000B4032">
      <w:pPr>
        <w:spacing w:before="80" w:after="200" w:line="240" w:lineRule="auto"/>
        <w:jc w:val="center"/>
        <w:rPr>
          <w:rFonts w:ascii="Times New Roman" w:eastAsia="Calibri" w:hAnsi="Times New Roman" w:cs="Times New Roman"/>
          <w:color w:val="000000" w:themeColor="text1"/>
          <w:kern w:val="0"/>
          <w:lang w:val="en-IN" w:eastAsia="en-IN"/>
          <w14:ligatures w14:val="none"/>
        </w:rPr>
      </w:pPr>
      <w:proofErr w:type="spellStart"/>
      <w:r w:rsidRPr="005E0B44">
        <w:rPr>
          <w:rFonts w:ascii="Times New Roman" w:eastAsia="Calibri" w:hAnsi="Times New Roman" w:cs="Times New Roman"/>
          <w:color w:val="000000" w:themeColor="text1"/>
          <w:kern w:val="0"/>
          <w:lang w:val="en-IN" w:eastAsia="en-IN"/>
          <w14:ligatures w14:val="none"/>
        </w:rPr>
        <w:t>Balmatta</w:t>
      </w:r>
      <w:proofErr w:type="spellEnd"/>
      <w:r w:rsidRPr="005E0B44">
        <w:rPr>
          <w:rFonts w:ascii="Times New Roman" w:eastAsia="Calibri" w:hAnsi="Times New Roman" w:cs="Times New Roman"/>
          <w:color w:val="000000" w:themeColor="text1"/>
          <w:kern w:val="0"/>
          <w:lang w:val="en-IN" w:eastAsia="en-IN"/>
          <w14:ligatures w14:val="none"/>
        </w:rPr>
        <w:t>, Mangalore</w:t>
      </w:r>
    </w:p>
    <w:p w14:paraId="242A0423"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7AED6836" w14:textId="77777777" w:rsidR="000B4032" w:rsidRPr="00B3535D" w:rsidRDefault="000B4032" w:rsidP="000B4032">
      <w:pPr>
        <w:spacing w:before="100" w:after="100" w:line="240" w:lineRule="auto"/>
        <w:jc w:val="center"/>
        <w:rPr>
          <w:rFonts w:ascii="Times New Roman" w:eastAsia="Calibri" w:hAnsi="Times New Roman" w:cs="Times New Roman"/>
          <w:b/>
          <w:bCs/>
          <w:kern w:val="0"/>
          <w:sz w:val="28"/>
          <w:szCs w:val="28"/>
          <w:lang w:val="en-IN" w:eastAsia="en-IN"/>
          <w14:ligatures w14:val="none"/>
        </w:rPr>
      </w:pPr>
    </w:p>
    <w:p w14:paraId="00C3D3FC" w14:textId="77777777" w:rsidR="000B4032" w:rsidRPr="00055EB9" w:rsidRDefault="000B4032" w:rsidP="000B4032">
      <w:pPr>
        <w:spacing w:before="100" w:after="100" w:line="240" w:lineRule="auto"/>
        <w:jc w:val="center"/>
        <w:rPr>
          <w:rFonts w:ascii="Times New Roman" w:eastAsia="Calibri" w:hAnsi="Times New Roman" w:cs="Times New Roman"/>
          <w:kern w:val="0"/>
          <w:sz w:val="32"/>
          <w:szCs w:val="32"/>
          <w:lang w:val="en-IN" w:eastAsia="en-IN"/>
          <w14:ligatures w14:val="none"/>
        </w:rPr>
      </w:pPr>
      <w:r w:rsidRPr="00055EB9">
        <w:rPr>
          <w:rFonts w:ascii="Times New Roman" w:eastAsia="Calibri" w:hAnsi="Times New Roman" w:cs="Times New Roman"/>
          <w:b/>
          <w:bCs/>
          <w:kern w:val="0"/>
          <w:sz w:val="32"/>
          <w:szCs w:val="32"/>
          <w:lang w:val="en-IN" w:eastAsia="en-IN"/>
          <w14:ligatures w14:val="none"/>
        </w:rPr>
        <w:t>Project – Low Level Design</w:t>
      </w:r>
    </w:p>
    <w:p w14:paraId="73A82177" w14:textId="77777777" w:rsidR="000B4032" w:rsidRPr="00055EB9" w:rsidRDefault="000B4032" w:rsidP="000B4032">
      <w:pPr>
        <w:spacing w:before="60" w:after="60" w:line="240" w:lineRule="auto"/>
        <w:jc w:val="center"/>
        <w:rPr>
          <w:rFonts w:ascii="Times New Roman" w:eastAsia="Calibri" w:hAnsi="Times New Roman" w:cs="Times New Roman"/>
          <w:kern w:val="0"/>
          <w:sz w:val="28"/>
          <w:szCs w:val="28"/>
          <w:lang w:val="en-IN" w:eastAsia="en-IN"/>
          <w14:ligatures w14:val="none"/>
        </w:rPr>
      </w:pPr>
      <w:r w:rsidRPr="00055EB9">
        <w:rPr>
          <w:rFonts w:ascii="Times New Roman" w:eastAsia="Calibri" w:hAnsi="Times New Roman" w:cs="Times New Roman"/>
          <w:kern w:val="0"/>
          <w:sz w:val="28"/>
          <w:szCs w:val="28"/>
          <w:lang w:val="en-IN" w:eastAsia="en-IN"/>
          <w14:ligatures w14:val="none"/>
        </w:rPr>
        <w:t>on</w:t>
      </w:r>
    </w:p>
    <w:p w14:paraId="1418D7E8" w14:textId="6B53F2DA" w:rsidR="000B4032" w:rsidRPr="00F34FEC" w:rsidRDefault="000B4032" w:rsidP="000B4032">
      <w:pPr>
        <w:spacing w:before="100" w:after="30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F34FEC">
        <w:rPr>
          <w:rFonts w:ascii="Times New Roman" w:eastAsia="Calibri" w:hAnsi="Times New Roman" w:cs="Times New Roman"/>
          <w:b/>
          <w:bCs/>
          <w:color w:val="000000" w:themeColor="text1"/>
          <w:kern w:val="0"/>
          <w:sz w:val="36"/>
          <w:szCs w:val="36"/>
          <w:lang w:val="en-IN" w:eastAsia="en-IN"/>
          <w14:ligatures w14:val="none"/>
        </w:rPr>
        <w:t xml:space="preserve">Cloud Cost Intelligence Platform for </w:t>
      </w:r>
      <w:r>
        <w:rPr>
          <w:rFonts w:ascii="Times New Roman" w:eastAsia="Calibri" w:hAnsi="Times New Roman" w:cs="Times New Roman"/>
          <w:b/>
          <w:bCs/>
          <w:color w:val="000000" w:themeColor="text1"/>
          <w:kern w:val="0"/>
          <w:sz w:val="36"/>
          <w:szCs w:val="36"/>
          <w:lang w:val="en-IN" w:eastAsia="en-IN"/>
          <w14:ligatures w14:val="none"/>
        </w:rPr>
        <w:t>Healthcare</w:t>
      </w:r>
    </w:p>
    <w:p w14:paraId="181FA019" w14:textId="77777777" w:rsidR="000B4032" w:rsidRPr="00055EB9" w:rsidRDefault="000B4032" w:rsidP="000B4032">
      <w:pPr>
        <w:spacing w:after="0" w:line="240" w:lineRule="auto"/>
        <w:rPr>
          <w:rFonts w:ascii="Times New Roman" w:eastAsia="Calibri" w:hAnsi="Times New Roman" w:cs="Times New Roman"/>
          <w:kern w:val="0"/>
          <w:sz w:val="28"/>
          <w:szCs w:val="28"/>
          <w:lang w:val="en-IN" w:eastAsia="en-IN"/>
          <w14:ligatures w14:val="none"/>
        </w:rPr>
      </w:pPr>
    </w:p>
    <w:p w14:paraId="104D9722" w14:textId="77777777" w:rsidR="000B4032" w:rsidRPr="00055EB9" w:rsidRDefault="000B4032" w:rsidP="000B4032">
      <w:pPr>
        <w:spacing w:after="0" w:line="240" w:lineRule="auto"/>
        <w:rPr>
          <w:rFonts w:ascii="Times New Roman" w:eastAsia="Calibri" w:hAnsi="Times New Roman" w:cs="Times New Roman"/>
          <w:kern w:val="0"/>
          <w:sz w:val="28"/>
          <w:szCs w:val="28"/>
          <w:lang w:val="en-IN" w:eastAsia="en-IN"/>
          <w14:ligatures w14:val="none"/>
        </w:rPr>
      </w:pPr>
    </w:p>
    <w:p w14:paraId="0BABA1BC" w14:textId="77777777" w:rsidR="000B4032" w:rsidRPr="00055EB9" w:rsidRDefault="000B4032" w:rsidP="000B4032">
      <w:pPr>
        <w:spacing w:before="80" w:after="40" w:line="240" w:lineRule="auto"/>
        <w:rPr>
          <w:rFonts w:ascii="Times New Roman" w:eastAsia="Calibri" w:hAnsi="Times New Roman" w:cs="Times New Roman"/>
          <w:kern w:val="0"/>
          <w:sz w:val="28"/>
          <w:szCs w:val="28"/>
          <w:lang w:val="en-IN" w:eastAsia="en-IN"/>
          <w14:ligatures w14:val="none"/>
        </w:rPr>
      </w:pPr>
      <w:r w:rsidRPr="00055EB9">
        <w:rPr>
          <w:rFonts w:ascii="Times New Roman" w:eastAsia="Calibri" w:hAnsi="Times New Roman" w:cs="Times New Roman"/>
          <w:b/>
          <w:bCs/>
          <w:kern w:val="0"/>
          <w:sz w:val="28"/>
          <w:szCs w:val="28"/>
          <w:lang w:val="en-IN" w:eastAsia="en-IN"/>
          <w14:ligatures w14:val="none"/>
        </w:rPr>
        <w:t>Student Name:</w:t>
      </w:r>
    </w:p>
    <w:p w14:paraId="52686D7B" w14:textId="0FAD8FC3" w:rsidR="000B4032" w:rsidRPr="00055EB9" w:rsidRDefault="000B4032" w:rsidP="000B4032">
      <w:pPr>
        <w:spacing w:before="40" w:after="40" w:line="240" w:lineRule="auto"/>
        <w:rPr>
          <w:rFonts w:ascii="Times New Roman" w:eastAsia="Calibri" w:hAnsi="Times New Roman" w:cs="Times New Roman"/>
          <w:kern w:val="0"/>
          <w:sz w:val="28"/>
          <w:szCs w:val="28"/>
          <w:lang w:val="en-IN" w:eastAsia="en-IN"/>
          <w14:ligatures w14:val="none"/>
        </w:rPr>
      </w:pPr>
      <w:r w:rsidRPr="00055EB9">
        <w:rPr>
          <w:rFonts w:ascii="Times New Roman" w:eastAsia="Calibri" w:hAnsi="Times New Roman" w:cs="Times New Roman"/>
          <w:kern w:val="0"/>
          <w:sz w:val="28"/>
          <w:szCs w:val="28"/>
          <w:lang w:val="en-IN" w:eastAsia="en-IN"/>
          <w14:ligatures w14:val="none"/>
        </w:rPr>
        <w:t>Mohammed Abshar</w:t>
      </w:r>
    </w:p>
    <w:p w14:paraId="0B3CECC4" w14:textId="544842B4" w:rsidR="000B4032" w:rsidRPr="00055EB9" w:rsidRDefault="000B4032" w:rsidP="000B4032">
      <w:pPr>
        <w:spacing w:before="40" w:after="200" w:line="240" w:lineRule="auto"/>
        <w:rPr>
          <w:rFonts w:ascii="Times New Roman" w:eastAsia="Calibri" w:hAnsi="Times New Roman" w:cs="Times New Roman"/>
          <w:kern w:val="0"/>
          <w:sz w:val="28"/>
          <w:szCs w:val="28"/>
          <w:lang w:val="en-IN" w:eastAsia="en-IN"/>
          <w14:ligatures w14:val="none"/>
        </w:rPr>
      </w:pPr>
      <w:r w:rsidRPr="00055EB9">
        <w:rPr>
          <w:rFonts w:ascii="Times New Roman" w:eastAsia="Calibri" w:hAnsi="Times New Roman" w:cs="Times New Roman"/>
          <w:kern w:val="0"/>
          <w:sz w:val="28"/>
          <w:szCs w:val="28"/>
          <w:lang w:val="en-IN" w:eastAsia="en-IN"/>
          <w14:ligatures w14:val="none"/>
        </w:rPr>
        <w:t>23BCAICD055</w:t>
      </w:r>
    </w:p>
    <w:p w14:paraId="3B53CFF4"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195D98B0" w14:textId="77777777" w:rsidR="000B4032" w:rsidRPr="00B3535D" w:rsidRDefault="000B4032" w:rsidP="000B4032">
      <w:pPr>
        <w:spacing w:before="80" w:after="8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b/>
          <w:bCs/>
          <w:kern w:val="0"/>
          <w:lang w:val="en-IN" w:eastAsia="en-IN"/>
          <w14:ligatures w14:val="none"/>
        </w:rPr>
        <w:t xml:space="preserve">Industry Mentor: </w:t>
      </w:r>
      <w:r w:rsidRPr="00B3535D">
        <w:rPr>
          <w:rFonts w:ascii="Times New Roman" w:eastAsia="Calibri" w:hAnsi="Times New Roman" w:cs="Times New Roman"/>
          <w:kern w:val="0"/>
          <w:lang w:val="en-IN" w:eastAsia="en-IN"/>
          <w14:ligatures w14:val="none"/>
        </w:rPr>
        <w:t>Mr. Sumit Kumar Shukla</w:t>
      </w:r>
      <w:r w:rsidRPr="00B3535D">
        <w:rPr>
          <w:rFonts w:ascii="Times New Roman" w:eastAsia="Calibri" w:hAnsi="Times New Roman" w:cs="Times New Roman"/>
          <w:b/>
          <w:bCs/>
          <w:kern w:val="0"/>
          <w:lang w:val="en-IN" w:eastAsia="en-IN"/>
          <w14:ligatures w14:val="none"/>
        </w:rPr>
        <w:t xml:space="preserve">          Guided by: </w:t>
      </w:r>
      <w:r w:rsidRPr="00B3535D">
        <w:rPr>
          <w:rFonts w:ascii="Times New Roman" w:eastAsia="Calibri" w:hAnsi="Times New Roman" w:cs="Times New Roman"/>
          <w:kern w:val="0"/>
          <w:lang w:val="en-IN" w:eastAsia="en-IN"/>
          <w14:ligatures w14:val="none"/>
        </w:rPr>
        <w:t>Ms. Niharika</w:t>
      </w:r>
      <w:r>
        <w:rPr>
          <w:rFonts w:ascii="Times New Roman" w:eastAsia="Calibri" w:hAnsi="Times New Roman" w:cs="Times New Roman"/>
          <w:kern w:val="0"/>
          <w:lang w:val="en-IN" w:eastAsia="en-IN"/>
          <w14:ligatures w14:val="none"/>
        </w:rPr>
        <w:t xml:space="preserve"> Amin</w:t>
      </w:r>
    </w:p>
    <w:p w14:paraId="36B751A2"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31C38872"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kern w:val="0"/>
          <w:sz w:val="22"/>
          <w:szCs w:val="22"/>
          <w:lang w:val="en-IN" w:eastAsia="en-IN"/>
          <w14:ligatures w14:val="none"/>
        </w:rPr>
        <w:br w:type="page"/>
      </w:r>
    </w:p>
    <w:p w14:paraId="2B6B6F20" w14:textId="77777777" w:rsidR="000B4032" w:rsidRDefault="000B4032" w:rsidP="00702477">
      <w:pPr>
        <w:jc w:val="center"/>
        <w:rPr>
          <w:rFonts w:ascii="Times New Roman" w:hAnsi="Times New Roman" w:cs="Times New Roman"/>
          <w:b/>
          <w:bCs/>
          <w:sz w:val="32"/>
          <w:szCs w:val="32"/>
          <w:u w:val="single"/>
          <w:lang w:val="en-IN"/>
        </w:rPr>
      </w:pPr>
      <w:r w:rsidRPr="00702477">
        <w:rPr>
          <w:rFonts w:ascii="Times New Roman" w:hAnsi="Times New Roman" w:cs="Times New Roman"/>
          <w:b/>
          <w:bCs/>
          <w:sz w:val="32"/>
          <w:szCs w:val="32"/>
          <w:u w:val="single"/>
          <w:lang w:val="en-IN"/>
        </w:rPr>
        <w:lastRenderedPageBreak/>
        <w:t>Table of Contents</w:t>
      </w:r>
    </w:p>
    <w:p w14:paraId="458962B6" w14:textId="77777777" w:rsidR="00DC26D5" w:rsidRPr="00702477" w:rsidRDefault="00DC26D5" w:rsidP="00702477">
      <w:pPr>
        <w:jc w:val="center"/>
        <w:rPr>
          <w:rFonts w:ascii="Times New Roman" w:hAnsi="Times New Roman" w:cs="Times New Roman"/>
          <w:b/>
          <w:bCs/>
          <w:sz w:val="32"/>
          <w:szCs w:val="32"/>
          <w:u w:val="single"/>
          <w:lang w:val="en-IN"/>
        </w:rPr>
      </w:pPr>
    </w:p>
    <w:p w14:paraId="5392DB8A" w14:textId="77777777" w:rsidR="000B4032" w:rsidRPr="00AB1501" w:rsidRDefault="000B4032" w:rsidP="00DC26D5">
      <w:pPr>
        <w:numPr>
          <w:ilvl w:val="0"/>
          <w:numId w:val="22"/>
        </w:numPr>
        <w:rPr>
          <w:rFonts w:ascii="Times New Roman" w:hAnsi="Times New Roman" w:cs="Times New Roman"/>
          <w:b/>
          <w:bCs/>
          <w:sz w:val="28"/>
          <w:szCs w:val="28"/>
          <w:lang w:val="en-IN"/>
        </w:rPr>
      </w:pPr>
      <w:r w:rsidRPr="00AB1501">
        <w:rPr>
          <w:rFonts w:ascii="Times New Roman" w:hAnsi="Times New Roman" w:cs="Times New Roman"/>
          <w:b/>
          <w:bCs/>
          <w:sz w:val="28"/>
          <w:szCs w:val="28"/>
          <w:lang w:val="en-IN"/>
        </w:rPr>
        <w:t>1. Introduction</w:t>
      </w:r>
    </w:p>
    <w:p w14:paraId="43FD30D2" w14:textId="77777777" w:rsidR="000B4032" w:rsidRPr="00AB1501" w:rsidRDefault="000B4032" w:rsidP="00DC26D5">
      <w:pPr>
        <w:numPr>
          <w:ilvl w:val="0"/>
          <w:numId w:val="22"/>
        </w:numPr>
        <w:rPr>
          <w:rFonts w:ascii="Times New Roman" w:hAnsi="Times New Roman" w:cs="Times New Roman"/>
          <w:b/>
          <w:bCs/>
          <w:sz w:val="28"/>
          <w:szCs w:val="28"/>
          <w:lang w:val="en-IN"/>
        </w:rPr>
      </w:pPr>
      <w:r w:rsidRPr="00AB1501">
        <w:rPr>
          <w:rFonts w:ascii="Times New Roman" w:hAnsi="Times New Roman" w:cs="Times New Roman"/>
          <w:b/>
          <w:bCs/>
          <w:sz w:val="28"/>
          <w:szCs w:val="28"/>
          <w:lang w:val="en-IN"/>
        </w:rPr>
        <w:t>2. Project Goal</w:t>
      </w:r>
    </w:p>
    <w:p w14:paraId="13974040" w14:textId="77777777" w:rsidR="000B4032" w:rsidRPr="00AB1501" w:rsidRDefault="000B4032" w:rsidP="00DC26D5">
      <w:pPr>
        <w:numPr>
          <w:ilvl w:val="0"/>
          <w:numId w:val="22"/>
        </w:numPr>
        <w:rPr>
          <w:rFonts w:ascii="Times New Roman" w:hAnsi="Times New Roman" w:cs="Times New Roman"/>
          <w:b/>
          <w:bCs/>
          <w:sz w:val="28"/>
          <w:szCs w:val="28"/>
          <w:lang w:val="en-IN"/>
        </w:rPr>
      </w:pPr>
      <w:r w:rsidRPr="00AB1501">
        <w:rPr>
          <w:rFonts w:ascii="Times New Roman" w:hAnsi="Times New Roman" w:cs="Times New Roman"/>
          <w:b/>
          <w:bCs/>
          <w:sz w:val="28"/>
          <w:szCs w:val="28"/>
          <w:lang w:val="en-IN"/>
        </w:rPr>
        <w:t>3. Model Development</w:t>
      </w:r>
    </w:p>
    <w:p w14:paraId="2C888BDA" w14:textId="77777777" w:rsidR="000B4032" w:rsidRPr="00702477" w:rsidRDefault="000B4032" w:rsidP="00DC26D5">
      <w:pPr>
        <w:numPr>
          <w:ilvl w:val="1"/>
          <w:numId w:val="22"/>
        </w:numPr>
        <w:rPr>
          <w:rFonts w:ascii="Times New Roman" w:hAnsi="Times New Roman" w:cs="Times New Roman"/>
          <w:sz w:val="28"/>
          <w:szCs w:val="28"/>
          <w:lang w:val="en-IN"/>
        </w:rPr>
      </w:pPr>
      <w:r w:rsidRPr="00702477">
        <w:rPr>
          <w:rFonts w:ascii="Times New Roman" w:hAnsi="Times New Roman" w:cs="Times New Roman"/>
          <w:sz w:val="28"/>
          <w:szCs w:val="28"/>
          <w:lang w:val="en-IN"/>
        </w:rPr>
        <w:t>3.1 Cost Prediction Model</w:t>
      </w:r>
    </w:p>
    <w:p w14:paraId="0D69F14E" w14:textId="77777777" w:rsidR="000B4032" w:rsidRPr="00702477" w:rsidRDefault="000B4032" w:rsidP="00DC26D5">
      <w:pPr>
        <w:numPr>
          <w:ilvl w:val="1"/>
          <w:numId w:val="22"/>
        </w:numPr>
        <w:rPr>
          <w:rFonts w:ascii="Times New Roman" w:hAnsi="Times New Roman" w:cs="Times New Roman"/>
          <w:sz w:val="28"/>
          <w:szCs w:val="28"/>
          <w:lang w:val="en-IN"/>
        </w:rPr>
      </w:pPr>
      <w:r w:rsidRPr="00702477">
        <w:rPr>
          <w:rFonts w:ascii="Times New Roman" w:hAnsi="Times New Roman" w:cs="Times New Roman"/>
          <w:sz w:val="28"/>
          <w:szCs w:val="28"/>
          <w:lang w:val="en-IN"/>
        </w:rPr>
        <w:t>3.2 Anomaly Detection Model</w:t>
      </w:r>
    </w:p>
    <w:p w14:paraId="345AFF46" w14:textId="77777777" w:rsidR="000B4032" w:rsidRPr="00AB1501" w:rsidRDefault="000B4032" w:rsidP="00DC26D5">
      <w:pPr>
        <w:numPr>
          <w:ilvl w:val="0"/>
          <w:numId w:val="22"/>
        </w:numPr>
        <w:rPr>
          <w:rFonts w:ascii="Times New Roman" w:hAnsi="Times New Roman" w:cs="Times New Roman"/>
          <w:b/>
          <w:bCs/>
          <w:sz w:val="28"/>
          <w:szCs w:val="28"/>
          <w:lang w:val="en-IN"/>
        </w:rPr>
      </w:pPr>
      <w:r w:rsidRPr="00AB1501">
        <w:rPr>
          <w:rFonts w:ascii="Times New Roman" w:hAnsi="Times New Roman" w:cs="Times New Roman"/>
          <w:b/>
          <w:bCs/>
          <w:sz w:val="28"/>
          <w:szCs w:val="28"/>
          <w:lang w:val="en-IN"/>
        </w:rPr>
        <w:t>4. Process Flow</w:t>
      </w:r>
    </w:p>
    <w:p w14:paraId="4158D442" w14:textId="77777777" w:rsidR="000B4032" w:rsidRPr="00AB1501" w:rsidRDefault="000B4032" w:rsidP="00DC26D5">
      <w:pPr>
        <w:numPr>
          <w:ilvl w:val="0"/>
          <w:numId w:val="22"/>
        </w:numPr>
        <w:rPr>
          <w:rFonts w:ascii="Times New Roman" w:hAnsi="Times New Roman" w:cs="Times New Roman"/>
          <w:b/>
          <w:bCs/>
          <w:sz w:val="28"/>
          <w:szCs w:val="28"/>
          <w:lang w:val="en-IN"/>
        </w:rPr>
      </w:pPr>
      <w:r w:rsidRPr="00AB1501">
        <w:rPr>
          <w:rFonts w:ascii="Times New Roman" w:hAnsi="Times New Roman" w:cs="Times New Roman"/>
          <w:b/>
          <w:bCs/>
          <w:sz w:val="28"/>
          <w:szCs w:val="28"/>
          <w:lang w:val="en-IN"/>
        </w:rPr>
        <w:t>5. Working &amp; Interactivity</w:t>
      </w:r>
    </w:p>
    <w:p w14:paraId="07D3CCD5" w14:textId="77777777" w:rsidR="000B4032" w:rsidRPr="00AB1501" w:rsidRDefault="000B4032" w:rsidP="00DC26D5">
      <w:pPr>
        <w:numPr>
          <w:ilvl w:val="0"/>
          <w:numId w:val="22"/>
        </w:numPr>
        <w:rPr>
          <w:rFonts w:ascii="Times New Roman" w:hAnsi="Times New Roman" w:cs="Times New Roman"/>
          <w:b/>
          <w:bCs/>
          <w:sz w:val="28"/>
          <w:szCs w:val="28"/>
          <w:lang w:val="en-IN"/>
        </w:rPr>
      </w:pPr>
      <w:r w:rsidRPr="00AB1501">
        <w:rPr>
          <w:rFonts w:ascii="Times New Roman" w:hAnsi="Times New Roman" w:cs="Times New Roman"/>
          <w:b/>
          <w:bCs/>
          <w:sz w:val="28"/>
          <w:szCs w:val="28"/>
          <w:lang w:val="en-IN"/>
        </w:rPr>
        <w:t>6. Data Design (Schema)</w:t>
      </w:r>
    </w:p>
    <w:p w14:paraId="6365CD96" w14:textId="77777777" w:rsidR="000B4032" w:rsidRPr="00AB1501" w:rsidRDefault="000B4032" w:rsidP="00DC26D5">
      <w:pPr>
        <w:numPr>
          <w:ilvl w:val="0"/>
          <w:numId w:val="22"/>
        </w:numPr>
        <w:rPr>
          <w:rFonts w:ascii="Times New Roman" w:hAnsi="Times New Roman" w:cs="Times New Roman"/>
          <w:b/>
          <w:bCs/>
          <w:sz w:val="28"/>
          <w:szCs w:val="28"/>
          <w:lang w:val="en-IN"/>
        </w:rPr>
      </w:pPr>
      <w:r w:rsidRPr="00AB1501">
        <w:rPr>
          <w:rFonts w:ascii="Times New Roman" w:hAnsi="Times New Roman" w:cs="Times New Roman"/>
          <w:b/>
          <w:bCs/>
          <w:sz w:val="28"/>
          <w:szCs w:val="28"/>
          <w:lang w:val="en-IN"/>
        </w:rPr>
        <w:t>7. Challenges &amp; Mitigations</w:t>
      </w:r>
    </w:p>
    <w:p w14:paraId="538CD4E6" w14:textId="77777777" w:rsidR="000B4032" w:rsidRPr="00AB1501" w:rsidRDefault="000B4032" w:rsidP="00DC26D5">
      <w:pPr>
        <w:numPr>
          <w:ilvl w:val="0"/>
          <w:numId w:val="22"/>
        </w:numPr>
        <w:rPr>
          <w:rFonts w:ascii="Times New Roman" w:hAnsi="Times New Roman" w:cs="Times New Roman"/>
          <w:b/>
          <w:bCs/>
          <w:sz w:val="28"/>
          <w:szCs w:val="28"/>
          <w:lang w:val="en-IN"/>
        </w:rPr>
      </w:pPr>
      <w:r w:rsidRPr="00AB1501">
        <w:rPr>
          <w:rFonts w:ascii="Times New Roman" w:hAnsi="Times New Roman" w:cs="Times New Roman"/>
          <w:b/>
          <w:bCs/>
          <w:sz w:val="28"/>
          <w:szCs w:val="28"/>
          <w:lang w:val="en-IN"/>
        </w:rPr>
        <w:t>8. References</w:t>
      </w:r>
    </w:p>
    <w:p w14:paraId="206CE3E7" w14:textId="77777777" w:rsidR="000B4032" w:rsidRDefault="000B4032" w:rsidP="000B4032">
      <w:r>
        <w:br w:type="page"/>
      </w:r>
    </w:p>
    <w:p w14:paraId="4E74CE24" w14:textId="22974633" w:rsidR="000B4032" w:rsidRPr="00DC26D5" w:rsidRDefault="000B4032" w:rsidP="000B4032">
      <w:pPr>
        <w:rPr>
          <w:rFonts w:ascii="Times New Roman" w:hAnsi="Times New Roman" w:cs="Times New Roman"/>
          <w:b/>
          <w:bCs/>
          <w:u w:val="single"/>
        </w:rPr>
      </w:pPr>
    </w:p>
    <w:p w14:paraId="721515F7" w14:textId="77777777" w:rsidR="000B4032" w:rsidRPr="00DC26D5" w:rsidRDefault="000B4032" w:rsidP="000B4032">
      <w:pPr>
        <w:pStyle w:val="Heading2"/>
        <w:rPr>
          <w:rFonts w:ascii="Times New Roman" w:hAnsi="Times New Roman" w:cs="Times New Roman"/>
          <w:b/>
          <w:bCs/>
          <w:u w:val="single"/>
        </w:rPr>
      </w:pPr>
      <w:r w:rsidRPr="00DC26D5">
        <w:rPr>
          <w:rFonts w:ascii="Times New Roman" w:hAnsi="Times New Roman" w:cs="Times New Roman"/>
          <w:b/>
          <w:bCs/>
          <w:u w:val="single"/>
        </w:rPr>
        <w:t>1. Introduction</w:t>
      </w:r>
    </w:p>
    <w:p w14:paraId="2DF88B3C" w14:textId="77777777" w:rsidR="000B4032" w:rsidRDefault="000B4032" w:rsidP="000B4032">
      <w:pPr>
        <w:pStyle w:val="NormalWeb"/>
      </w:pPr>
      <w:r>
        <w:t xml:space="preserve">The </w:t>
      </w:r>
      <w:r>
        <w:rPr>
          <w:b/>
          <w:bCs/>
        </w:rPr>
        <w:t>Cloud Cost Intelligence Platform for Healthcare</w:t>
      </w:r>
      <w:r>
        <w:t xml:space="preserve"> is a data-driven web application designed to monitor, </w:t>
      </w:r>
      <w:proofErr w:type="spellStart"/>
      <w:r>
        <w:t>analyze</w:t>
      </w:r>
      <w:proofErr w:type="spellEnd"/>
      <w:r>
        <w:t xml:space="preserve">, and predict cloud infrastructure costs across multiple providers (AWS, Azure, Google Cloud). Built using Python and </w:t>
      </w:r>
      <w:proofErr w:type="spellStart"/>
      <w:r>
        <w:t>Streamlit</w:t>
      </w:r>
      <w:proofErr w:type="spellEnd"/>
      <w:r>
        <w:t>, the system processes billing data specific to healthcare institutions to provide interactive visualizations, machine learning-based cost forecasting, and anomaly detection.</w:t>
      </w:r>
    </w:p>
    <w:p w14:paraId="330242DB" w14:textId="77777777" w:rsidR="000B4032" w:rsidRDefault="000B4032" w:rsidP="000B4032"/>
    <w:p w14:paraId="78CB9F07" w14:textId="77777777" w:rsidR="000B4032" w:rsidRPr="00DC26D5" w:rsidRDefault="000B4032" w:rsidP="000B4032">
      <w:pPr>
        <w:pStyle w:val="Heading2"/>
        <w:rPr>
          <w:rFonts w:ascii="Times New Roman" w:hAnsi="Times New Roman" w:cs="Times New Roman"/>
          <w:b/>
          <w:bCs/>
          <w:u w:val="single"/>
        </w:rPr>
      </w:pPr>
      <w:r w:rsidRPr="00DC26D5">
        <w:rPr>
          <w:rFonts w:ascii="Times New Roman" w:hAnsi="Times New Roman" w:cs="Times New Roman"/>
          <w:b/>
          <w:bCs/>
          <w:u w:val="single"/>
        </w:rPr>
        <w:t>2. Project Goal</w:t>
      </w:r>
    </w:p>
    <w:p w14:paraId="36A0B6B8" w14:textId="77777777" w:rsidR="000B4032" w:rsidRDefault="000B4032" w:rsidP="000B4032">
      <w:pPr>
        <w:pStyle w:val="NormalWeb"/>
      </w:pPr>
      <w:r>
        <w:t>The primary objective is to develop a robust, scalable dashboard that enables healthcare organizations to optimize cloud spending through:</w:t>
      </w:r>
    </w:p>
    <w:p w14:paraId="4E8E8F54" w14:textId="77777777" w:rsidR="000B4032" w:rsidRDefault="000B4032" w:rsidP="000B4032">
      <w:pPr>
        <w:pStyle w:val="NormalWeb"/>
        <w:numPr>
          <w:ilvl w:val="0"/>
          <w:numId w:val="1"/>
        </w:numPr>
      </w:pPr>
      <w:r w:rsidRPr="00F97E78">
        <w:rPr>
          <w:b/>
          <w:bCs/>
          <w:sz w:val="28"/>
          <w:szCs w:val="28"/>
        </w:rPr>
        <w:t>Comprehensive Visualization</w:t>
      </w:r>
      <w:r w:rsidRPr="00F97E78">
        <w:rPr>
          <w:sz w:val="28"/>
          <w:szCs w:val="28"/>
        </w:rPr>
        <w:t xml:space="preserve">: </w:t>
      </w:r>
      <w:r>
        <w:t>Mapping billing data across specific hospitals, departments, and services.</w:t>
      </w:r>
    </w:p>
    <w:p w14:paraId="4E1D653A" w14:textId="77777777" w:rsidR="000B4032" w:rsidRDefault="000B4032" w:rsidP="000B4032">
      <w:pPr>
        <w:pStyle w:val="NormalWeb"/>
        <w:numPr>
          <w:ilvl w:val="0"/>
          <w:numId w:val="1"/>
        </w:numPr>
      </w:pPr>
      <w:r w:rsidRPr="00F97E78">
        <w:rPr>
          <w:b/>
          <w:bCs/>
          <w:sz w:val="28"/>
          <w:szCs w:val="28"/>
        </w:rPr>
        <w:t>Predictive Analytics</w:t>
      </w:r>
      <w:r>
        <w:t>: Forecasting future cloud costs using Linear Regression.</w:t>
      </w:r>
    </w:p>
    <w:p w14:paraId="58C1487F" w14:textId="77777777" w:rsidR="000B4032" w:rsidRDefault="000B4032" w:rsidP="000B4032">
      <w:pPr>
        <w:pStyle w:val="NormalWeb"/>
        <w:numPr>
          <w:ilvl w:val="0"/>
          <w:numId w:val="1"/>
        </w:numPr>
      </w:pPr>
      <w:r w:rsidRPr="00F97E78">
        <w:rPr>
          <w:b/>
          <w:bCs/>
          <w:sz w:val="28"/>
          <w:szCs w:val="28"/>
        </w:rPr>
        <w:t>Security &amp; Audit</w:t>
      </w:r>
      <w:r>
        <w:t>: Detecting anomalous spending patterns using Isolation Forest algorithms.</w:t>
      </w:r>
    </w:p>
    <w:p w14:paraId="0A071598" w14:textId="77777777" w:rsidR="000B4032" w:rsidRDefault="000B4032" w:rsidP="000B4032">
      <w:pPr>
        <w:pStyle w:val="NormalWeb"/>
        <w:numPr>
          <w:ilvl w:val="0"/>
          <w:numId w:val="1"/>
        </w:numPr>
      </w:pPr>
      <w:r w:rsidRPr="00F97E78">
        <w:rPr>
          <w:b/>
          <w:bCs/>
          <w:sz w:val="28"/>
          <w:szCs w:val="28"/>
        </w:rPr>
        <w:t>Operational Intelligence</w:t>
      </w:r>
      <w:r>
        <w:t>: Providing actionable recommendations for cost optimization.</w:t>
      </w:r>
    </w:p>
    <w:p w14:paraId="4CD41972" w14:textId="77777777" w:rsidR="000B4032" w:rsidRPr="00DC26D5" w:rsidRDefault="000B4032" w:rsidP="000B4032">
      <w:pPr>
        <w:pStyle w:val="NormalWeb"/>
        <w:rPr>
          <w:b/>
          <w:bCs/>
          <w:u w:val="single"/>
        </w:rPr>
      </w:pPr>
    </w:p>
    <w:p w14:paraId="7FE11136" w14:textId="77777777" w:rsidR="000B4032" w:rsidRPr="00DC26D5" w:rsidRDefault="000B4032" w:rsidP="000B4032">
      <w:pPr>
        <w:pStyle w:val="Heading2"/>
        <w:rPr>
          <w:rFonts w:ascii="Times New Roman" w:hAnsi="Times New Roman" w:cs="Times New Roman"/>
          <w:b/>
          <w:bCs/>
          <w:u w:val="single"/>
        </w:rPr>
      </w:pPr>
      <w:r w:rsidRPr="00DC26D5">
        <w:rPr>
          <w:rFonts w:ascii="Times New Roman" w:hAnsi="Times New Roman" w:cs="Times New Roman"/>
          <w:b/>
          <w:bCs/>
          <w:u w:val="single"/>
        </w:rPr>
        <w:t>3. Model Development</w:t>
      </w:r>
    </w:p>
    <w:p w14:paraId="785E4CE9" w14:textId="77777777" w:rsidR="000B4032" w:rsidRDefault="000B4032" w:rsidP="000B4032">
      <w:pPr>
        <w:pStyle w:val="NormalWeb"/>
      </w:pPr>
      <w:r>
        <w:t xml:space="preserve">The application utilizes two core Machine Learning models implemented via the </w:t>
      </w:r>
      <w:r>
        <w:rPr>
          <w:b/>
          <w:bCs/>
        </w:rPr>
        <w:t>Scikit-Learn</w:t>
      </w:r>
      <w:r>
        <w:t xml:space="preserve"> library:</w:t>
      </w:r>
    </w:p>
    <w:p w14:paraId="54B97011" w14:textId="77777777" w:rsidR="000B4032" w:rsidRPr="00DC26D5" w:rsidRDefault="000B4032" w:rsidP="000B4032">
      <w:pPr>
        <w:pStyle w:val="Heading2"/>
        <w:rPr>
          <w:rFonts w:ascii="Times New Roman" w:hAnsi="Times New Roman" w:cs="Times New Roman"/>
          <w:b/>
          <w:bCs/>
          <w:sz w:val="28"/>
          <w:szCs w:val="28"/>
        </w:rPr>
      </w:pPr>
      <w:r w:rsidRPr="00DC26D5">
        <w:rPr>
          <w:rFonts w:ascii="Times New Roman" w:hAnsi="Times New Roman" w:cs="Times New Roman"/>
          <w:b/>
          <w:bCs/>
          <w:sz w:val="28"/>
          <w:szCs w:val="28"/>
        </w:rPr>
        <w:t>3.1 Cost Prediction Model</w:t>
      </w:r>
    </w:p>
    <w:p w14:paraId="690D2BE4" w14:textId="77777777" w:rsidR="000B4032" w:rsidRDefault="000B4032" w:rsidP="000B4032">
      <w:pPr>
        <w:pStyle w:val="NormalWeb"/>
        <w:numPr>
          <w:ilvl w:val="0"/>
          <w:numId w:val="2"/>
        </w:numPr>
      </w:pPr>
      <w:r w:rsidRPr="00606ABC">
        <w:rPr>
          <w:b/>
          <w:bCs/>
          <w:sz w:val="28"/>
          <w:szCs w:val="28"/>
        </w:rPr>
        <w:t>Algorithm</w:t>
      </w:r>
      <w:r w:rsidRPr="00606ABC">
        <w:rPr>
          <w:sz w:val="28"/>
          <w:szCs w:val="28"/>
        </w:rPr>
        <w:t xml:space="preserve">: </w:t>
      </w:r>
      <w:proofErr w:type="spellStart"/>
      <w:r>
        <w:rPr>
          <w:rStyle w:val="HTMLCode"/>
        </w:rPr>
        <w:t>LinearRegression</w:t>
      </w:r>
      <w:proofErr w:type="spellEnd"/>
      <w:r>
        <w:t>.</w:t>
      </w:r>
    </w:p>
    <w:p w14:paraId="3959C35D" w14:textId="77777777" w:rsidR="000B4032" w:rsidRDefault="000B4032" w:rsidP="000B4032">
      <w:pPr>
        <w:pStyle w:val="NormalWeb"/>
        <w:numPr>
          <w:ilvl w:val="0"/>
          <w:numId w:val="2"/>
        </w:numPr>
      </w:pPr>
      <w:r w:rsidRPr="00606ABC">
        <w:rPr>
          <w:b/>
          <w:bCs/>
          <w:sz w:val="28"/>
          <w:szCs w:val="28"/>
        </w:rPr>
        <w:t>Training Data</w:t>
      </w:r>
      <w:r>
        <w:t>: Day index and total monthly cost.</w:t>
      </w:r>
    </w:p>
    <w:p w14:paraId="43A89217" w14:textId="77777777" w:rsidR="000B4032" w:rsidRDefault="000B4032" w:rsidP="000B4032">
      <w:pPr>
        <w:pStyle w:val="NormalWeb"/>
        <w:numPr>
          <w:ilvl w:val="0"/>
          <w:numId w:val="2"/>
        </w:numPr>
      </w:pPr>
      <w:r w:rsidRPr="00606ABC">
        <w:rPr>
          <w:b/>
          <w:bCs/>
          <w:sz w:val="28"/>
          <w:szCs w:val="28"/>
        </w:rPr>
        <w:t>Output</w:t>
      </w:r>
      <w:r>
        <w:t>: A 30-day cost forecast based on identified historical billing trends.</w:t>
      </w:r>
    </w:p>
    <w:p w14:paraId="34F944E3" w14:textId="77777777" w:rsidR="000B4032" w:rsidRPr="00DC26D5" w:rsidRDefault="000B4032" w:rsidP="000B4032">
      <w:pPr>
        <w:pStyle w:val="Heading2"/>
        <w:rPr>
          <w:rFonts w:ascii="Times New Roman" w:hAnsi="Times New Roman" w:cs="Times New Roman"/>
          <w:b/>
          <w:bCs/>
          <w:sz w:val="28"/>
          <w:szCs w:val="28"/>
        </w:rPr>
      </w:pPr>
      <w:r w:rsidRPr="00DC26D5">
        <w:rPr>
          <w:rFonts w:ascii="Times New Roman" w:hAnsi="Times New Roman" w:cs="Times New Roman"/>
          <w:b/>
          <w:bCs/>
          <w:sz w:val="28"/>
          <w:szCs w:val="28"/>
        </w:rPr>
        <w:t>3.2 Anomaly Detection Model</w:t>
      </w:r>
    </w:p>
    <w:p w14:paraId="59D48BB5" w14:textId="77777777" w:rsidR="000B4032" w:rsidRDefault="000B4032" w:rsidP="000B4032">
      <w:pPr>
        <w:pStyle w:val="NormalWeb"/>
        <w:numPr>
          <w:ilvl w:val="0"/>
          <w:numId w:val="3"/>
        </w:numPr>
      </w:pPr>
      <w:r w:rsidRPr="00606ABC">
        <w:rPr>
          <w:b/>
          <w:bCs/>
          <w:sz w:val="28"/>
          <w:szCs w:val="28"/>
        </w:rPr>
        <w:t>Algorithm</w:t>
      </w:r>
      <w:r>
        <w:t xml:space="preserve">: </w:t>
      </w:r>
      <w:proofErr w:type="spellStart"/>
      <w:r>
        <w:rPr>
          <w:rStyle w:val="HTMLCode"/>
        </w:rPr>
        <w:t>IsolationForest</w:t>
      </w:r>
      <w:proofErr w:type="spellEnd"/>
      <w:r>
        <w:t>.</w:t>
      </w:r>
    </w:p>
    <w:p w14:paraId="4A009763" w14:textId="77777777" w:rsidR="000B4032" w:rsidRDefault="000B4032" w:rsidP="000B4032">
      <w:pPr>
        <w:pStyle w:val="NormalWeb"/>
        <w:numPr>
          <w:ilvl w:val="0"/>
          <w:numId w:val="3"/>
        </w:numPr>
      </w:pPr>
      <w:r w:rsidRPr="00606ABC">
        <w:rPr>
          <w:b/>
          <w:bCs/>
          <w:sz w:val="28"/>
          <w:szCs w:val="28"/>
        </w:rPr>
        <w:t>Configuration</w:t>
      </w:r>
      <w:r w:rsidRPr="00606ABC">
        <w:rPr>
          <w:sz w:val="28"/>
          <w:szCs w:val="28"/>
        </w:rPr>
        <w:t xml:space="preserve">: </w:t>
      </w:r>
      <w:r>
        <w:t>Contamination rate of 0.05 (identifies the top 5% of outliers).</w:t>
      </w:r>
    </w:p>
    <w:p w14:paraId="13BC9BBE" w14:textId="77777777" w:rsidR="000B4032" w:rsidRDefault="000B4032" w:rsidP="000B4032">
      <w:pPr>
        <w:pStyle w:val="NormalWeb"/>
        <w:numPr>
          <w:ilvl w:val="0"/>
          <w:numId w:val="3"/>
        </w:numPr>
      </w:pPr>
      <w:r w:rsidRPr="00606ABC">
        <w:rPr>
          <w:b/>
          <w:bCs/>
          <w:sz w:val="28"/>
          <w:szCs w:val="28"/>
        </w:rPr>
        <w:t>Features</w:t>
      </w:r>
      <w:r w:rsidRPr="00606ABC">
        <w:rPr>
          <w:sz w:val="28"/>
          <w:szCs w:val="28"/>
        </w:rPr>
        <w:t xml:space="preserve">: </w:t>
      </w:r>
      <w:r>
        <w:t>'Monthly Cost' and 'Usage Hours'.</w:t>
      </w:r>
    </w:p>
    <w:p w14:paraId="773319E7" w14:textId="6AAFD22D" w:rsidR="000B4032" w:rsidRDefault="000B4032" w:rsidP="000B4032">
      <w:pPr>
        <w:pStyle w:val="NormalWeb"/>
        <w:numPr>
          <w:ilvl w:val="0"/>
          <w:numId w:val="3"/>
        </w:numPr>
      </w:pPr>
      <w:r w:rsidRPr="00606ABC">
        <w:rPr>
          <w:b/>
          <w:bCs/>
          <w:sz w:val="28"/>
          <w:szCs w:val="28"/>
        </w:rPr>
        <w:t>Goal</w:t>
      </w:r>
      <w:r>
        <w:t>: Highlight statistical outliers that indicate abnormal billing activity or resource leakage.</w:t>
      </w:r>
    </w:p>
    <w:p w14:paraId="7E75AF72" w14:textId="77777777" w:rsidR="000B4032" w:rsidRDefault="000B4032" w:rsidP="000B4032">
      <w:pPr>
        <w:pStyle w:val="NormalWeb"/>
      </w:pPr>
    </w:p>
    <w:p w14:paraId="03D8A46D" w14:textId="77777777" w:rsidR="000B4032" w:rsidRPr="00DC26D5" w:rsidRDefault="000B4032" w:rsidP="000B4032">
      <w:pPr>
        <w:pStyle w:val="Heading2"/>
        <w:rPr>
          <w:rFonts w:ascii="Times New Roman" w:hAnsi="Times New Roman" w:cs="Times New Roman"/>
          <w:b/>
          <w:bCs/>
          <w:u w:val="single"/>
        </w:rPr>
      </w:pPr>
      <w:r w:rsidRPr="00DC26D5">
        <w:rPr>
          <w:rFonts w:ascii="Times New Roman" w:hAnsi="Times New Roman" w:cs="Times New Roman"/>
          <w:b/>
          <w:bCs/>
          <w:u w:val="single"/>
        </w:rPr>
        <w:t>4. Process Flow</w:t>
      </w:r>
    </w:p>
    <w:p w14:paraId="29288E64" w14:textId="77777777" w:rsidR="000B4032" w:rsidRDefault="000B4032" w:rsidP="000B4032">
      <w:pPr>
        <w:pStyle w:val="NormalWeb"/>
      </w:pPr>
      <w:r>
        <w:t>The system follows a sequential data pipeline from generation to visualization:</w:t>
      </w:r>
    </w:p>
    <w:p w14:paraId="13EB4CED" w14:textId="77777777" w:rsidR="000B4032" w:rsidRDefault="000B4032" w:rsidP="000B4032">
      <w:pPr>
        <w:pStyle w:val="NormalWeb"/>
        <w:numPr>
          <w:ilvl w:val="0"/>
          <w:numId w:val="4"/>
        </w:numPr>
      </w:pPr>
      <w:r w:rsidRPr="00606ABC">
        <w:rPr>
          <w:b/>
          <w:bCs/>
          <w:sz w:val="28"/>
          <w:szCs w:val="28"/>
        </w:rPr>
        <w:t>Data Generation</w:t>
      </w:r>
      <w:r>
        <w:t xml:space="preserve">: The </w:t>
      </w:r>
      <w:r>
        <w:rPr>
          <w:rStyle w:val="HTMLCode"/>
        </w:rPr>
        <w:t>generate_dataset.py</w:t>
      </w:r>
      <w:r>
        <w:t xml:space="preserve"> script synthesizes randomized billing records adhering to real-world constraints (Hospitals, Services, CPU/Memory usage) and outputs </w:t>
      </w:r>
      <w:r>
        <w:rPr>
          <w:rStyle w:val="HTMLCode"/>
        </w:rPr>
        <w:t>healthcare_cloud_billing.csv</w:t>
      </w:r>
      <w:r>
        <w:t>.</w:t>
      </w:r>
    </w:p>
    <w:p w14:paraId="44F2D539" w14:textId="77777777" w:rsidR="000B4032" w:rsidRDefault="000B4032" w:rsidP="000B4032">
      <w:pPr>
        <w:pStyle w:val="NormalWeb"/>
        <w:numPr>
          <w:ilvl w:val="0"/>
          <w:numId w:val="4"/>
        </w:numPr>
      </w:pPr>
      <w:r w:rsidRPr="00606ABC">
        <w:rPr>
          <w:b/>
          <w:bCs/>
          <w:sz w:val="28"/>
          <w:szCs w:val="28"/>
        </w:rPr>
        <w:t>Data Ingestion</w:t>
      </w:r>
      <w:r w:rsidRPr="00606ABC">
        <w:rPr>
          <w:sz w:val="28"/>
          <w:szCs w:val="28"/>
        </w:rPr>
        <w:t xml:space="preserve">: </w:t>
      </w:r>
      <w:r>
        <w:rPr>
          <w:rStyle w:val="HTMLCode"/>
        </w:rPr>
        <w:t>dashboard.py</w:t>
      </w:r>
      <w:r>
        <w:t xml:space="preserve"> loads the CSV, parses date strings into datetime objects, and utilizes </w:t>
      </w:r>
      <w:proofErr w:type="spellStart"/>
      <w:r>
        <w:t>Streamlit’s</w:t>
      </w:r>
      <w:proofErr w:type="spellEnd"/>
      <w:r>
        <w:t xml:space="preserve"> </w:t>
      </w:r>
      <w:r>
        <w:rPr>
          <w:rStyle w:val="HTMLCode"/>
        </w:rPr>
        <w:t>@</w:t>
      </w:r>
      <w:proofErr w:type="gramStart"/>
      <w:r>
        <w:rPr>
          <w:rStyle w:val="HTMLCode"/>
        </w:rPr>
        <w:t>st.cache</w:t>
      </w:r>
      <w:proofErr w:type="gramEnd"/>
      <w:r>
        <w:rPr>
          <w:rStyle w:val="HTMLCode"/>
        </w:rPr>
        <w:t>_data</w:t>
      </w:r>
      <w:r>
        <w:t xml:space="preserve"> for optimized performance.</w:t>
      </w:r>
    </w:p>
    <w:p w14:paraId="32EABD3B" w14:textId="77777777" w:rsidR="000B4032" w:rsidRDefault="000B4032" w:rsidP="000B4032">
      <w:pPr>
        <w:pStyle w:val="NormalWeb"/>
        <w:numPr>
          <w:ilvl w:val="0"/>
          <w:numId w:val="4"/>
        </w:numPr>
      </w:pPr>
      <w:r w:rsidRPr="00606ABC">
        <w:rPr>
          <w:b/>
          <w:bCs/>
          <w:sz w:val="28"/>
          <w:szCs w:val="28"/>
        </w:rPr>
        <w:t>Dynamic Filtering</w:t>
      </w:r>
      <w:r>
        <w:t>: The UI sidebar captures user inputs (Date Range, Provider, etc.) to filter the global dataset in real-time.</w:t>
      </w:r>
    </w:p>
    <w:p w14:paraId="726A4BE2" w14:textId="77777777" w:rsidR="000B4032" w:rsidRDefault="000B4032" w:rsidP="000B4032">
      <w:pPr>
        <w:pStyle w:val="NormalWeb"/>
        <w:numPr>
          <w:ilvl w:val="0"/>
          <w:numId w:val="4"/>
        </w:numPr>
      </w:pPr>
      <w:r w:rsidRPr="00606ABC">
        <w:rPr>
          <w:b/>
          <w:bCs/>
          <w:sz w:val="28"/>
          <w:szCs w:val="28"/>
        </w:rPr>
        <w:t>Analytics &amp; ML Execution</w:t>
      </w:r>
      <w:r>
        <w:t>:</w:t>
      </w:r>
    </w:p>
    <w:p w14:paraId="72EE19EE" w14:textId="77777777" w:rsidR="000B4032" w:rsidRDefault="000B4032" w:rsidP="000B4032">
      <w:pPr>
        <w:pStyle w:val="NormalWeb"/>
        <w:numPr>
          <w:ilvl w:val="1"/>
          <w:numId w:val="4"/>
        </w:numPr>
      </w:pPr>
      <w:r w:rsidRPr="00606ABC">
        <w:rPr>
          <w:b/>
          <w:bCs/>
          <w:sz w:val="28"/>
          <w:szCs w:val="28"/>
        </w:rPr>
        <w:t>KPI Calculation</w:t>
      </w:r>
      <w:r w:rsidRPr="00606ABC">
        <w:rPr>
          <w:sz w:val="28"/>
          <w:szCs w:val="28"/>
        </w:rPr>
        <w:t xml:space="preserve">: </w:t>
      </w:r>
      <w:r>
        <w:t>Computes totals and averages for the "Executive Summary".</w:t>
      </w:r>
    </w:p>
    <w:p w14:paraId="3365B0FA" w14:textId="77777777" w:rsidR="000B4032" w:rsidRDefault="000B4032" w:rsidP="000B4032">
      <w:pPr>
        <w:pStyle w:val="NormalWeb"/>
        <w:numPr>
          <w:ilvl w:val="1"/>
          <w:numId w:val="4"/>
        </w:numPr>
      </w:pPr>
      <w:r w:rsidRPr="00606ABC">
        <w:rPr>
          <w:b/>
          <w:bCs/>
          <w:sz w:val="28"/>
          <w:szCs w:val="28"/>
        </w:rPr>
        <w:t>Model Fitting</w:t>
      </w:r>
      <w:r w:rsidRPr="00606ABC">
        <w:rPr>
          <w:sz w:val="28"/>
          <w:szCs w:val="28"/>
        </w:rPr>
        <w:t xml:space="preserve">: </w:t>
      </w:r>
      <w:r>
        <w:t>Trains the Linear Regression and Isolation Forest models on the filtered dataset.</w:t>
      </w:r>
    </w:p>
    <w:p w14:paraId="5F4347DA" w14:textId="77777777" w:rsidR="000B4032" w:rsidRDefault="000B4032" w:rsidP="000B4032">
      <w:pPr>
        <w:pStyle w:val="NormalWeb"/>
        <w:numPr>
          <w:ilvl w:val="0"/>
          <w:numId w:val="4"/>
        </w:numPr>
      </w:pPr>
      <w:r w:rsidRPr="00606ABC">
        <w:rPr>
          <w:b/>
          <w:bCs/>
          <w:sz w:val="28"/>
          <w:szCs w:val="28"/>
        </w:rPr>
        <w:t>Visualization &amp; Reporting</w:t>
      </w:r>
      <w:r>
        <w:t>: Renders Plotly charts and flags optimization targets, such as unpaid bills or underutilized high-cost resources.</w:t>
      </w:r>
    </w:p>
    <w:p w14:paraId="332858A7" w14:textId="77777777" w:rsidR="000B4032" w:rsidRDefault="000B4032" w:rsidP="000B4032">
      <w:pPr>
        <w:pStyle w:val="NormalWeb"/>
      </w:pPr>
    </w:p>
    <w:p w14:paraId="2DDDCC12" w14:textId="77777777" w:rsidR="000B4032" w:rsidRPr="00DC26D5" w:rsidRDefault="000B4032" w:rsidP="000B4032">
      <w:pPr>
        <w:pStyle w:val="Heading2"/>
        <w:rPr>
          <w:rFonts w:ascii="Times New Roman" w:hAnsi="Times New Roman" w:cs="Times New Roman"/>
          <w:b/>
          <w:bCs/>
          <w:u w:val="single"/>
        </w:rPr>
      </w:pPr>
      <w:r w:rsidRPr="00DC26D5">
        <w:rPr>
          <w:rFonts w:ascii="Times New Roman" w:hAnsi="Times New Roman" w:cs="Times New Roman"/>
          <w:b/>
          <w:bCs/>
          <w:u w:val="single"/>
        </w:rPr>
        <w:t>5. Working &amp; Interactivity</w:t>
      </w:r>
    </w:p>
    <w:p w14:paraId="30EA9A5E" w14:textId="77777777" w:rsidR="000B4032" w:rsidRDefault="000B4032" w:rsidP="000B4032">
      <w:pPr>
        <w:pStyle w:val="NormalWeb"/>
        <w:numPr>
          <w:ilvl w:val="0"/>
          <w:numId w:val="5"/>
        </w:numPr>
      </w:pPr>
      <w:r w:rsidRPr="00606ABC">
        <w:rPr>
          <w:b/>
          <w:bCs/>
          <w:sz w:val="28"/>
          <w:szCs w:val="28"/>
        </w:rPr>
        <w:t>Initialization</w:t>
      </w:r>
      <w:r>
        <w:t xml:space="preserve">: The application is launched via the command </w:t>
      </w:r>
      <w:proofErr w:type="spellStart"/>
      <w:r>
        <w:rPr>
          <w:rStyle w:val="HTMLCode"/>
        </w:rPr>
        <w:t>streamlit</w:t>
      </w:r>
      <w:proofErr w:type="spellEnd"/>
      <w:r>
        <w:rPr>
          <w:rStyle w:val="HTMLCode"/>
        </w:rPr>
        <w:t xml:space="preserve"> run dashboard.py</w:t>
      </w:r>
      <w:r>
        <w:t>.</w:t>
      </w:r>
    </w:p>
    <w:p w14:paraId="3330DB18" w14:textId="77777777" w:rsidR="000B4032" w:rsidRDefault="000B4032" w:rsidP="000B4032">
      <w:pPr>
        <w:pStyle w:val="NormalWeb"/>
        <w:numPr>
          <w:ilvl w:val="0"/>
          <w:numId w:val="5"/>
        </w:numPr>
      </w:pPr>
      <w:r w:rsidRPr="00606ABC">
        <w:rPr>
          <w:b/>
          <w:bCs/>
          <w:sz w:val="28"/>
          <w:szCs w:val="28"/>
        </w:rPr>
        <w:t>User Interface</w:t>
      </w:r>
      <w:r>
        <w:t>: A premium dark-mode aesthetic is maintained through custom CSS injection.</w:t>
      </w:r>
    </w:p>
    <w:p w14:paraId="7452047A" w14:textId="77777777" w:rsidR="000B4032" w:rsidRDefault="000B4032" w:rsidP="000B4032">
      <w:pPr>
        <w:pStyle w:val="NormalWeb"/>
        <w:numPr>
          <w:ilvl w:val="0"/>
          <w:numId w:val="5"/>
        </w:numPr>
      </w:pPr>
      <w:r w:rsidRPr="00606ABC">
        <w:rPr>
          <w:b/>
          <w:bCs/>
          <w:sz w:val="28"/>
          <w:szCs w:val="28"/>
        </w:rPr>
        <w:t>State Management</w:t>
      </w:r>
      <w:r>
        <w:t xml:space="preserve">: Whenever a user adjusts a filter, the </w:t>
      </w:r>
      <w:proofErr w:type="spellStart"/>
      <w:r>
        <w:rPr>
          <w:rStyle w:val="HTMLCode"/>
        </w:rPr>
        <w:t>filtered_df</w:t>
      </w:r>
      <w:proofErr w:type="spellEnd"/>
      <w:r>
        <w:t xml:space="preserve"> is re-evaluated, which automatically triggers a re-render of all dependent metrics and ML visualizations.</w:t>
      </w:r>
    </w:p>
    <w:p w14:paraId="0982B795" w14:textId="77777777" w:rsidR="000B4032" w:rsidRDefault="000B4032" w:rsidP="000B4032">
      <w:pPr>
        <w:pStyle w:val="NormalWeb"/>
        <w:numPr>
          <w:ilvl w:val="0"/>
          <w:numId w:val="5"/>
        </w:numPr>
      </w:pPr>
      <w:r w:rsidRPr="00606ABC">
        <w:rPr>
          <w:b/>
          <w:bCs/>
          <w:sz w:val="28"/>
          <w:szCs w:val="28"/>
        </w:rPr>
        <w:t>Graphic Engine</w:t>
      </w:r>
      <w:r>
        <w:t xml:space="preserve">: Interactive charts (Area, Pie, Bar, Heatmap, Box Plot) are generated using </w:t>
      </w:r>
      <w:proofErr w:type="spellStart"/>
      <w:proofErr w:type="gramStart"/>
      <w:r>
        <w:rPr>
          <w:rStyle w:val="HTMLCode"/>
        </w:rPr>
        <w:t>plotly.express</w:t>
      </w:r>
      <w:proofErr w:type="spellEnd"/>
      <w:proofErr w:type="gramEnd"/>
      <w:r>
        <w:t xml:space="preserve"> and </w:t>
      </w:r>
      <w:proofErr w:type="spellStart"/>
      <w:proofErr w:type="gramStart"/>
      <w:r>
        <w:rPr>
          <w:rStyle w:val="HTMLCode"/>
        </w:rPr>
        <w:t>plotly.graph</w:t>
      </w:r>
      <w:proofErr w:type="gramEnd"/>
      <w:r>
        <w:rPr>
          <w:rStyle w:val="HTMLCode"/>
        </w:rPr>
        <w:t>_objects</w:t>
      </w:r>
      <w:proofErr w:type="spellEnd"/>
      <w:r>
        <w:t>.</w:t>
      </w:r>
    </w:p>
    <w:p w14:paraId="76C97AF5" w14:textId="77777777" w:rsidR="000B4032" w:rsidRDefault="000B4032" w:rsidP="000B4032">
      <w:pPr>
        <w:pStyle w:val="NormalWeb"/>
      </w:pPr>
    </w:p>
    <w:p w14:paraId="2A7F132C" w14:textId="77777777" w:rsidR="000B4032" w:rsidRDefault="000B4032" w:rsidP="000B4032"/>
    <w:p w14:paraId="680F56B9" w14:textId="77777777" w:rsidR="000B4032" w:rsidRDefault="000B4032" w:rsidP="000B4032">
      <w:r>
        <w:br w:type="page"/>
      </w:r>
    </w:p>
    <w:p w14:paraId="2F7EEBF2" w14:textId="77777777" w:rsidR="000B4032" w:rsidRPr="00DC26D5" w:rsidRDefault="000B4032" w:rsidP="000B4032">
      <w:pPr>
        <w:spacing w:after="100" w:afterAutospacing="1" w:line="240" w:lineRule="auto"/>
        <w:outlineLvl w:val="1"/>
        <w:rPr>
          <w:rFonts w:ascii="Times New Roman" w:eastAsia="Times New Roman" w:hAnsi="Times New Roman" w:cs="Times New Roman"/>
          <w:b/>
          <w:bCs/>
          <w:kern w:val="0"/>
          <w:sz w:val="32"/>
          <w:szCs w:val="32"/>
          <w:u w:val="single"/>
          <w:lang w:eastAsia="en-IN"/>
          <w14:ligatures w14:val="none"/>
        </w:rPr>
      </w:pPr>
      <w:r w:rsidRPr="00DC26D5">
        <w:rPr>
          <w:rFonts w:ascii="Times New Roman" w:eastAsia="Times New Roman" w:hAnsi="Times New Roman" w:cs="Times New Roman"/>
          <w:b/>
          <w:bCs/>
          <w:kern w:val="0"/>
          <w:sz w:val="32"/>
          <w:szCs w:val="32"/>
          <w:u w:val="single"/>
          <w:lang w:eastAsia="en-IN"/>
          <w14:ligatures w14:val="none"/>
        </w:rPr>
        <w:lastRenderedPageBreak/>
        <w:t>6. Data Design (Schema)</w:t>
      </w:r>
    </w:p>
    <w:p w14:paraId="332E7C9B" w14:textId="77777777" w:rsidR="000B4032" w:rsidRPr="00606ABC" w:rsidRDefault="000B4032" w:rsidP="000B4032">
      <w:pPr>
        <w:spacing w:after="100" w:afterAutospacing="1"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The core dataset (</w:t>
      </w:r>
      <w:r w:rsidRPr="00606ABC">
        <w:rPr>
          <w:rFonts w:ascii="Arial" w:eastAsia="Times New Roman" w:hAnsi="Arial" w:cs="Arial"/>
          <w:kern w:val="0"/>
          <w:sz w:val="20"/>
          <w:szCs w:val="20"/>
          <w:lang w:eastAsia="en-IN"/>
          <w14:ligatures w14:val="none"/>
        </w:rPr>
        <w:t>healthcare_cloud_billing.csv</w:t>
      </w:r>
      <w:r w:rsidRPr="00606ABC">
        <w:rPr>
          <w:rFonts w:ascii="Arial" w:eastAsia="Times New Roman" w:hAnsi="Arial" w:cs="Arial"/>
          <w:kern w:val="0"/>
          <w:lang w:eastAsia="en-IN"/>
          <w14:ligatures w14:val="none"/>
        </w:rPr>
        <w:t>) consists of the following attributes:</w:t>
      </w:r>
    </w:p>
    <w:tbl>
      <w:tblPr>
        <w:tblW w:w="9144" w:type="dxa"/>
        <w:tblCellSpacing w:w="15" w:type="dxa"/>
        <w:tblCellMar>
          <w:top w:w="15" w:type="dxa"/>
          <w:left w:w="15" w:type="dxa"/>
          <w:bottom w:w="15" w:type="dxa"/>
          <w:right w:w="15" w:type="dxa"/>
        </w:tblCellMar>
        <w:tblLook w:val="04A0" w:firstRow="1" w:lastRow="0" w:firstColumn="1" w:lastColumn="0" w:noHBand="0" w:noVBand="1"/>
      </w:tblPr>
      <w:tblGrid>
        <w:gridCol w:w="1960"/>
        <w:gridCol w:w="7184"/>
      </w:tblGrid>
      <w:tr w:rsidR="000B4032" w:rsidRPr="00606ABC" w14:paraId="0006D2F8" w14:textId="77777777" w:rsidTr="006311DE">
        <w:trPr>
          <w:trHeight w:val="107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F0A0C"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129A0"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Description</w:t>
            </w:r>
          </w:p>
        </w:tc>
      </w:tr>
      <w:tr w:rsidR="000B4032" w:rsidRPr="00606ABC" w14:paraId="16D5946D" w14:textId="77777777" w:rsidTr="006311DE">
        <w:trPr>
          <w:trHeight w:val="102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D82087"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Billing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4A9DF"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Unique invoice identifier (e.g., INV-10000).</w:t>
            </w:r>
          </w:p>
        </w:tc>
      </w:tr>
      <w:tr w:rsidR="000B4032" w:rsidRPr="00606ABC" w14:paraId="3C7842DE"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BC6DB"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Hospital / Dept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88E4F"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Specific institution and department (e.g., Cardiology, IT).</w:t>
            </w:r>
          </w:p>
        </w:tc>
      </w:tr>
      <w:tr w:rsidR="000B4032" w:rsidRPr="00606ABC" w14:paraId="75C5125B"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AA1424"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Service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38C95"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Category of cloud service (Compute, Storage, Database).</w:t>
            </w:r>
          </w:p>
        </w:tc>
      </w:tr>
      <w:tr w:rsidR="000B4032" w:rsidRPr="00606ABC" w14:paraId="5BA103E5" w14:textId="77777777" w:rsidTr="006311DE">
        <w:trPr>
          <w:trHeight w:val="102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E3248"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Vendor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BCC7F"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Cloud provider (AWS, Azure, Google Cloud).</w:t>
            </w:r>
          </w:p>
        </w:tc>
      </w:tr>
      <w:tr w:rsidR="000B4032" w:rsidRPr="00606ABC" w14:paraId="78584180"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1F4746"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Usage /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E3587"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Resource consumption metrics (Hours, GB).</w:t>
            </w:r>
          </w:p>
        </w:tc>
      </w:tr>
      <w:tr w:rsidR="000B4032" w:rsidRPr="00606ABC" w14:paraId="133601AE"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5B3F3"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Monthly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55335"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Total calculated cost, including artificial noise for ML testing.</w:t>
            </w:r>
          </w:p>
        </w:tc>
      </w:tr>
      <w:tr w:rsidR="000B4032" w:rsidRPr="00606ABC" w14:paraId="3326E03F" w14:textId="77777777" w:rsidTr="006311DE">
        <w:trPr>
          <w:trHeight w:val="102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B397E"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962F9"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CPU Usage % and Memory Usage %.</w:t>
            </w:r>
          </w:p>
        </w:tc>
      </w:tr>
      <w:tr w:rsidR="000B4032" w:rsidRPr="00606ABC" w14:paraId="481F4CDE"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5990A"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Financials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D11C4"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Date, Payment Status (Paid/Pending/Overdue), and Cost Center.</w:t>
            </w:r>
          </w:p>
        </w:tc>
      </w:tr>
    </w:tbl>
    <w:p w14:paraId="73D4B11E" w14:textId="77777777" w:rsidR="000B4032" w:rsidRDefault="000B4032" w:rsidP="000B4032"/>
    <w:p w14:paraId="419BCF3F" w14:textId="77777777" w:rsidR="000B4032" w:rsidRDefault="000B4032" w:rsidP="000B4032">
      <w:r>
        <w:br w:type="page"/>
      </w:r>
    </w:p>
    <w:p w14:paraId="116A8DC3" w14:textId="77777777" w:rsidR="000B4032" w:rsidRPr="00DC26D5" w:rsidRDefault="000B4032" w:rsidP="000B4032">
      <w:pPr>
        <w:pStyle w:val="Heading2"/>
        <w:rPr>
          <w:rFonts w:ascii="Times New Roman" w:hAnsi="Times New Roman" w:cs="Times New Roman"/>
          <w:b/>
          <w:bCs/>
          <w:u w:val="single"/>
        </w:rPr>
      </w:pPr>
      <w:r w:rsidRPr="00DC26D5">
        <w:rPr>
          <w:rFonts w:ascii="Times New Roman" w:hAnsi="Times New Roman" w:cs="Times New Roman"/>
          <w:b/>
          <w:bCs/>
          <w:u w:val="single"/>
        </w:rPr>
        <w:lastRenderedPageBreak/>
        <w:t>7. Challenges &amp; Mitigations</w:t>
      </w:r>
    </w:p>
    <w:p w14:paraId="3FCD3E91" w14:textId="77777777" w:rsidR="000B4032" w:rsidRDefault="000B4032" w:rsidP="000B4032">
      <w:pPr>
        <w:pStyle w:val="NormalWeb"/>
        <w:numPr>
          <w:ilvl w:val="0"/>
          <w:numId w:val="6"/>
        </w:numPr>
      </w:pPr>
      <w:r w:rsidRPr="00606ABC">
        <w:rPr>
          <w:b/>
          <w:bCs/>
          <w:sz w:val="28"/>
          <w:szCs w:val="28"/>
        </w:rPr>
        <w:t>Data Volatility</w:t>
      </w:r>
      <w:r>
        <w:t xml:space="preserve">: Heavy filtering can lead to small datasets that break ML models. This is mitigated by implementing logic checks (e.g., </w:t>
      </w:r>
      <w:r>
        <w:rPr>
          <w:rStyle w:val="HTMLCode"/>
        </w:rPr>
        <w:t xml:space="preserve">if </w:t>
      </w:r>
      <w:proofErr w:type="spellStart"/>
      <w:r>
        <w:rPr>
          <w:rStyle w:val="HTMLCode"/>
        </w:rPr>
        <w:t>len</w:t>
      </w:r>
      <w:proofErr w:type="spellEnd"/>
      <w:r>
        <w:rPr>
          <w:rStyle w:val="HTMLCode"/>
        </w:rPr>
        <w:t>(X) &gt; 1</w:t>
      </w:r>
      <w:r>
        <w:t>) before model training.</w:t>
      </w:r>
    </w:p>
    <w:p w14:paraId="3FE61A84" w14:textId="77777777" w:rsidR="000B4032" w:rsidRDefault="000B4032" w:rsidP="000B4032">
      <w:pPr>
        <w:pStyle w:val="NormalWeb"/>
        <w:numPr>
          <w:ilvl w:val="0"/>
          <w:numId w:val="6"/>
        </w:numPr>
      </w:pPr>
      <w:r w:rsidRPr="00606ABC">
        <w:rPr>
          <w:b/>
          <w:bCs/>
          <w:sz w:val="28"/>
          <w:szCs w:val="28"/>
        </w:rPr>
        <w:t>Performance</w:t>
      </w:r>
      <w:r>
        <w:t xml:space="preserve">: Rendering multiple complex Plotly charts can cause lag. This is addressed through </w:t>
      </w:r>
      <w:proofErr w:type="spellStart"/>
      <w:r>
        <w:t>Streamlit’s</w:t>
      </w:r>
      <w:proofErr w:type="spellEnd"/>
      <w:r>
        <w:t xml:space="preserve"> built-in caching mechanisms.</w:t>
      </w:r>
    </w:p>
    <w:p w14:paraId="79940B9F" w14:textId="77777777" w:rsidR="000B4032" w:rsidRDefault="000B4032" w:rsidP="000B4032">
      <w:pPr>
        <w:pStyle w:val="NormalWeb"/>
        <w:numPr>
          <w:ilvl w:val="0"/>
          <w:numId w:val="6"/>
        </w:numPr>
      </w:pPr>
      <w:r w:rsidRPr="00606ABC">
        <w:rPr>
          <w:b/>
          <w:bCs/>
          <w:sz w:val="28"/>
          <w:szCs w:val="28"/>
        </w:rPr>
        <w:t>Simulation Realism</w:t>
      </w:r>
      <w:r>
        <w:t>: Creating synthetic data that logically correlates (e.g., higher costs for higher CPU usage) required custom logic in the data generator.</w:t>
      </w:r>
    </w:p>
    <w:p w14:paraId="3F8ED284" w14:textId="77777777" w:rsidR="000B4032" w:rsidRDefault="000B4032" w:rsidP="000B4032"/>
    <w:p w14:paraId="652EE040" w14:textId="77777777" w:rsidR="000B4032" w:rsidRDefault="000B4032" w:rsidP="000B4032"/>
    <w:p w14:paraId="525DF055" w14:textId="77777777" w:rsidR="000B4032" w:rsidRPr="00DC26D5" w:rsidRDefault="000B4032" w:rsidP="000B4032">
      <w:pPr>
        <w:pStyle w:val="Heading2"/>
        <w:rPr>
          <w:rFonts w:ascii="Times New Roman" w:hAnsi="Times New Roman" w:cs="Times New Roman"/>
          <w:b/>
          <w:bCs/>
          <w:u w:val="single"/>
        </w:rPr>
      </w:pPr>
      <w:r w:rsidRPr="00DC26D5">
        <w:rPr>
          <w:rFonts w:ascii="Times New Roman" w:hAnsi="Times New Roman" w:cs="Times New Roman"/>
          <w:b/>
          <w:bCs/>
          <w:u w:val="single"/>
        </w:rPr>
        <w:t>8. References</w:t>
      </w:r>
    </w:p>
    <w:p w14:paraId="78D9DB18" w14:textId="77777777" w:rsidR="000B4032" w:rsidRPr="00606ABC" w:rsidRDefault="000B4032" w:rsidP="000B4032">
      <w:pPr>
        <w:pStyle w:val="NormalWeb"/>
        <w:numPr>
          <w:ilvl w:val="0"/>
          <w:numId w:val="7"/>
        </w:numPr>
        <w:rPr>
          <w:sz w:val="28"/>
          <w:szCs w:val="28"/>
        </w:rPr>
      </w:pPr>
      <w:proofErr w:type="spellStart"/>
      <w:r w:rsidRPr="00606ABC">
        <w:rPr>
          <w:b/>
          <w:bCs/>
          <w:sz w:val="28"/>
          <w:szCs w:val="28"/>
        </w:rPr>
        <w:t>Streamlit</w:t>
      </w:r>
      <w:proofErr w:type="spellEnd"/>
      <w:r w:rsidRPr="00606ABC">
        <w:rPr>
          <w:b/>
          <w:bCs/>
          <w:sz w:val="28"/>
          <w:szCs w:val="28"/>
        </w:rPr>
        <w:t xml:space="preserve"> Documentation</w:t>
      </w:r>
      <w:r w:rsidRPr="00606ABC">
        <w:rPr>
          <w:sz w:val="28"/>
          <w:szCs w:val="28"/>
        </w:rPr>
        <w:t xml:space="preserve">: </w:t>
      </w:r>
      <w:hyperlink r:id="rId20" w:tgtFrame="_blank" w:history="1">
        <w:r w:rsidRPr="00606ABC">
          <w:rPr>
            <w:rStyle w:val="Hyperlink"/>
            <w:sz w:val="28"/>
            <w:szCs w:val="28"/>
          </w:rPr>
          <w:t>https://docs.streamlit.io/</w:t>
        </w:r>
      </w:hyperlink>
    </w:p>
    <w:p w14:paraId="58B72F56" w14:textId="77777777" w:rsidR="000B4032" w:rsidRPr="00606ABC" w:rsidRDefault="000B4032" w:rsidP="000B4032">
      <w:pPr>
        <w:pStyle w:val="NormalWeb"/>
        <w:numPr>
          <w:ilvl w:val="0"/>
          <w:numId w:val="7"/>
        </w:numPr>
        <w:rPr>
          <w:sz w:val="28"/>
          <w:szCs w:val="28"/>
        </w:rPr>
      </w:pPr>
      <w:r w:rsidRPr="00606ABC">
        <w:rPr>
          <w:b/>
          <w:bCs/>
          <w:sz w:val="28"/>
          <w:szCs w:val="28"/>
        </w:rPr>
        <w:t>Pandas Library</w:t>
      </w:r>
      <w:r w:rsidRPr="00606ABC">
        <w:rPr>
          <w:sz w:val="28"/>
          <w:szCs w:val="28"/>
        </w:rPr>
        <w:t xml:space="preserve">: </w:t>
      </w:r>
      <w:hyperlink r:id="rId21" w:tgtFrame="_blank" w:history="1">
        <w:r w:rsidRPr="00606ABC">
          <w:rPr>
            <w:rStyle w:val="Hyperlink"/>
            <w:sz w:val="28"/>
            <w:szCs w:val="28"/>
          </w:rPr>
          <w:t>https://pandas.pydata.org/docs/</w:t>
        </w:r>
      </w:hyperlink>
    </w:p>
    <w:p w14:paraId="069FEDC2" w14:textId="77777777" w:rsidR="000B4032" w:rsidRPr="00606ABC" w:rsidRDefault="000B4032" w:rsidP="000B4032">
      <w:pPr>
        <w:pStyle w:val="NormalWeb"/>
        <w:numPr>
          <w:ilvl w:val="0"/>
          <w:numId w:val="7"/>
        </w:numPr>
        <w:rPr>
          <w:sz w:val="28"/>
          <w:szCs w:val="28"/>
        </w:rPr>
      </w:pPr>
      <w:r w:rsidRPr="00606ABC">
        <w:rPr>
          <w:b/>
          <w:bCs/>
          <w:sz w:val="28"/>
          <w:szCs w:val="28"/>
        </w:rPr>
        <w:t>Scikit-Learn</w:t>
      </w:r>
      <w:r w:rsidRPr="00606ABC">
        <w:rPr>
          <w:sz w:val="28"/>
          <w:szCs w:val="28"/>
        </w:rPr>
        <w:t xml:space="preserve">: </w:t>
      </w:r>
      <w:hyperlink r:id="rId22" w:tgtFrame="_blank" w:history="1">
        <w:r w:rsidRPr="00606ABC">
          <w:rPr>
            <w:rStyle w:val="Hyperlink"/>
            <w:sz w:val="28"/>
            <w:szCs w:val="28"/>
          </w:rPr>
          <w:t>https://scikit-learn.org/</w:t>
        </w:r>
      </w:hyperlink>
    </w:p>
    <w:p w14:paraId="4070D417" w14:textId="77777777" w:rsidR="000B4032" w:rsidRDefault="000B4032" w:rsidP="000B4032">
      <w:pPr>
        <w:pStyle w:val="NormalWeb"/>
        <w:numPr>
          <w:ilvl w:val="0"/>
          <w:numId w:val="7"/>
        </w:numPr>
      </w:pPr>
      <w:r w:rsidRPr="00606ABC">
        <w:rPr>
          <w:b/>
          <w:bCs/>
          <w:sz w:val="28"/>
          <w:szCs w:val="28"/>
        </w:rPr>
        <w:t>Plotly Graphing</w:t>
      </w:r>
      <w:r w:rsidRPr="00606ABC">
        <w:rPr>
          <w:sz w:val="28"/>
          <w:szCs w:val="28"/>
        </w:rPr>
        <w:t xml:space="preserve">: </w:t>
      </w:r>
      <w:hyperlink r:id="rId23" w:tgtFrame="_blank" w:history="1">
        <w:r w:rsidRPr="00606ABC">
          <w:rPr>
            <w:rStyle w:val="Hyperlink"/>
            <w:sz w:val="28"/>
            <w:szCs w:val="28"/>
          </w:rPr>
          <w:t>https://plotly.com/python/</w:t>
        </w:r>
      </w:hyperlink>
    </w:p>
    <w:p w14:paraId="43853B11" w14:textId="77777777" w:rsidR="000B4032" w:rsidRDefault="000B4032" w:rsidP="000B4032"/>
    <w:p w14:paraId="1F9309D6" w14:textId="0C2FF0D2" w:rsidR="000B4032" w:rsidRDefault="000B4032">
      <w:pPr>
        <w:spacing w:line="259" w:lineRule="auto"/>
      </w:pPr>
      <w:r>
        <w:br w:type="page"/>
      </w:r>
    </w:p>
    <w:p w14:paraId="0F23379A" w14:textId="6EBEA64C" w:rsidR="000B4032" w:rsidRPr="00B3535D" w:rsidRDefault="000B4032" w:rsidP="000B4032">
      <w:pPr>
        <w:spacing w:after="0" w:line="240" w:lineRule="auto"/>
        <w:rPr>
          <w:rFonts w:ascii="Calibri" w:eastAsia="Calibri" w:hAnsi="Calibri" w:cs="Calibri"/>
          <w:kern w:val="0"/>
          <w:sz w:val="22"/>
          <w:szCs w:val="22"/>
          <w:lang w:val="en-IN" w:eastAsia="en-IN"/>
          <w14:ligatures w14:val="none"/>
        </w:rPr>
      </w:pPr>
      <w:r w:rsidRPr="00B3535D">
        <w:rPr>
          <w:rFonts w:ascii="Calibri" w:eastAsia="Calibri" w:hAnsi="Calibri" w:cs="Calibri"/>
          <w:noProof/>
          <w:kern w:val="0"/>
          <w:sz w:val="22"/>
          <w:szCs w:val="22"/>
          <w:lang w:val="en-IN" w:eastAsia="en-IN"/>
          <w14:ligatures w14:val="none"/>
        </w:rPr>
        <w:lastRenderedPageBreak/>
        <w:drawing>
          <wp:anchor distT="0" distB="0" distL="114300" distR="114300" simplePos="0" relativeHeight="251666432" behindDoc="0" locked="0" layoutInCell="1" allowOverlap="0" wp14:anchorId="613E706B" wp14:editId="7511A2B7">
            <wp:simplePos x="0" y="0"/>
            <wp:positionH relativeFrom="margin">
              <wp:align>center</wp:align>
            </wp:positionH>
            <wp:positionV relativeFrom="page">
              <wp:posOffset>640036</wp:posOffset>
            </wp:positionV>
            <wp:extent cx="876300" cy="990600"/>
            <wp:effectExtent l="0" t="0" r="0" b="0"/>
            <wp:wrapTopAndBottom/>
            <wp:docPr id="368774058" name="Picture 368774058"/>
            <wp:cNvGraphicFramePr/>
            <a:graphic xmlns:a="http://schemas.openxmlformats.org/drawingml/2006/main">
              <a:graphicData uri="http://schemas.openxmlformats.org/drawingml/2006/picture">
                <pic:pic xmlns:pic="http://schemas.openxmlformats.org/drawingml/2006/picture">
                  <pic:nvPicPr>
                    <pic:cNvPr id="49739" name="Picture 49739"/>
                    <pic:cNvPicPr/>
                  </pic:nvPicPr>
                  <pic:blipFill>
                    <a:blip r:embed="rId19"/>
                    <a:stretch>
                      <a:fillRect/>
                    </a:stretch>
                  </pic:blipFill>
                  <pic:spPr>
                    <a:xfrm>
                      <a:off x="0" y="0"/>
                      <a:ext cx="876300" cy="990600"/>
                    </a:xfrm>
                    <a:prstGeom prst="rect">
                      <a:avLst/>
                    </a:prstGeom>
                  </pic:spPr>
                </pic:pic>
              </a:graphicData>
            </a:graphic>
            <wp14:sizeRelH relativeFrom="margin">
              <wp14:pctWidth>0</wp14:pctWidth>
            </wp14:sizeRelH>
            <wp14:sizeRelV relativeFrom="margin">
              <wp14:pctHeight>0</wp14:pctHeight>
            </wp14:sizeRelV>
          </wp:anchor>
        </w:drawing>
      </w:r>
    </w:p>
    <w:p w14:paraId="5518C6C4" w14:textId="397C4061" w:rsidR="000B4032" w:rsidRPr="00B3535D" w:rsidRDefault="000B4032" w:rsidP="000B4032">
      <w:pPr>
        <w:spacing w:before="200" w:after="100" w:line="240" w:lineRule="auto"/>
        <w:jc w:val="center"/>
        <w:rPr>
          <w:rFonts w:ascii="Calibri" w:eastAsia="Calibri" w:hAnsi="Calibri" w:cs="Calibri"/>
          <w:b/>
          <w:bCs/>
          <w:color w:val="1F3864"/>
          <w:kern w:val="0"/>
          <w:sz w:val="28"/>
          <w:szCs w:val="28"/>
          <w:lang w:val="en-IN" w:eastAsia="en-IN"/>
          <w14:ligatures w14:val="none"/>
        </w:rPr>
      </w:pPr>
    </w:p>
    <w:p w14:paraId="328E3368" w14:textId="745A47A6" w:rsidR="000B4032" w:rsidRPr="009A1981" w:rsidRDefault="000B4032" w:rsidP="000B4032">
      <w:pPr>
        <w:spacing w:before="200" w:after="100" w:line="240" w:lineRule="auto"/>
        <w:jc w:val="center"/>
        <w:rPr>
          <w:rFonts w:ascii="Calibri" w:eastAsia="Calibri" w:hAnsi="Calibri" w:cs="Calibri"/>
          <w:b/>
          <w:bCs/>
          <w:color w:val="000000" w:themeColor="text1"/>
          <w:kern w:val="0"/>
          <w:sz w:val="28"/>
          <w:szCs w:val="28"/>
          <w:lang w:val="en-IN" w:eastAsia="en-IN"/>
          <w14:ligatures w14:val="none"/>
        </w:rPr>
      </w:pPr>
    </w:p>
    <w:p w14:paraId="1456ED55" w14:textId="77777777" w:rsidR="000B4032" w:rsidRPr="009A1981" w:rsidRDefault="000B4032" w:rsidP="000B4032">
      <w:pPr>
        <w:spacing w:before="200" w:after="10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9A1981">
        <w:rPr>
          <w:rFonts w:ascii="Times New Roman" w:eastAsia="Calibri" w:hAnsi="Times New Roman" w:cs="Times New Roman"/>
          <w:b/>
          <w:bCs/>
          <w:color w:val="000000" w:themeColor="text1"/>
          <w:kern w:val="0"/>
          <w:sz w:val="28"/>
          <w:szCs w:val="28"/>
          <w:lang w:val="en-IN" w:eastAsia="en-IN"/>
          <w14:ligatures w14:val="none"/>
        </w:rPr>
        <w:t>YENEPOYA INSTITUTE OF ARTS, SCIENCE, COMMERCE &amp; MANAGEMENT</w:t>
      </w:r>
    </w:p>
    <w:p w14:paraId="65DB9378" w14:textId="77777777" w:rsidR="000B4032" w:rsidRPr="005E0B44" w:rsidRDefault="000B4032" w:rsidP="000B4032">
      <w:pPr>
        <w:spacing w:before="80" w:after="80" w:line="240" w:lineRule="auto"/>
        <w:jc w:val="center"/>
        <w:rPr>
          <w:rFonts w:ascii="Times New Roman" w:eastAsia="Calibri" w:hAnsi="Times New Roman" w:cs="Times New Roman"/>
          <w:color w:val="000000" w:themeColor="text1"/>
          <w:kern w:val="0"/>
          <w:lang w:val="en-IN" w:eastAsia="en-IN"/>
          <w14:ligatures w14:val="none"/>
        </w:rPr>
      </w:pPr>
      <w:r w:rsidRPr="005E0B44">
        <w:rPr>
          <w:rFonts w:ascii="Times New Roman" w:eastAsia="Calibri" w:hAnsi="Times New Roman" w:cs="Times New Roman"/>
          <w:color w:val="000000" w:themeColor="text1"/>
          <w:kern w:val="0"/>
          <w:lang w:val="en-IN" w:eastAsia="en-IN"/>
          <w14:ligatures w14:val="none"/>
        </w:rPr>
        <w:t xml:space="preserve">A Constituent Unit of </w:t>
      </w:r>
      <w:proofErr w:type="spellStart"/>
      <w:r w:rsidRPr="005E0B44">
        <w:rPr>
          <w:rFonts w:ascii="Times New Roman" w:eastAsia="Calibri" w:hAnsi="Times New Roman" w:cs="Times New Roman"/>
          <w:color w:val="000000" w:themeColor="text1"/>
          <w:kern w:val="0"/>
          <w:lang w:val="en-IN" w:eastAsia="en-IN"/>
          <w14:ligatures w14:val="none"/>
        </w:rPr>
        <w:t>Yenepoya</w:t>
      </w:r>
      <w:proofErr w:type="spellEnd"/>
      <w:r w:rsidRPr="005E0B44">
        <w:rPr>
          <w:rFonts w:ascii="Times New Roman" w:eastAsia="Calibri" w:hAnsi="Times New Roman" w:cs="Times New Roman"/>
          <w:color w:val="000000" w:themeColor="text1"/>
          <w:kern w:val="0"/>
          <w:lang w:val="en-IN" w:eastAsia="en-IN"/>
          <w14:ligatures w14:val="none"/>
        </w:rPr>
        <w:t xml:space="preserve"> (Deemed to be University)</w:t>
      </w:r>
    </w:p>
    <w:p w14:paraId="33B54846" w14:textId="77777777" w:rsidR="000B4032" w:rsidRPr="005E0B44" w:rsidRDefault="000B4032" w:rsidP="000B4032">
      <w:pPr>
        <w:spacing w:before="80" w:after="200" w:line="240" w:lineRule="auto"/>
        <w:jc w:val="center"/>
        <w:rPr>
          <w:rFonts w:ascii="Times New Roman" w:eastAsia="Calibri" w:hAnsi="Times New Roman" w:cs="Times New Roman"/>
          <w:color w:val="000000" w:themeColor="text1"/>
          <w:kern w:val="0"/>
          <w:lang w:val="en-IN" w:eastAsia="en-IN"/>
          <w14:ligatures w14:val="none"/>
        </w:rPr>
      </w:pPr>
      <w:proofErr w:type="spellStart"/>
      <w:r w:rsidRPr="005E0B44">
        <w:rPr>
          <w:rFonts w:ascii="Times New Roman" w:eastAsia="Calibri" w:hAnsi="Times New Roman" w:cs="Times New Roman"/>
          <w:color w:val="000000" w:themeColor="text1"/>
          <w:kern w:val="0"/>
          <w:lang w:val="en-IN" w:eastAsia="en-IN"/>
          <w14:ligatures w14:val="none"/>
        </w:rPr>
        <w:t>Balmatta</w:t>
      </w:r>
      <w:proofErr w:type="spellEnd"/>
      <w:r w:rsidRPr="005E0B44">
        <w:rPr>
          <w:rFonts w:ascii="Times New Roman" w:eastAsia="Calibri" w:hAnsi="Times New Roman" w:cs="Times New Roman"/>
          <w:color w:val="000000" w:themeColor="text1"/>
          <w:kern w:val="0"/>
          <w:lang w:val="en-IN" w:eastAsia="en-IN"/>
          <w14:ligatures w14:val="none"/>
        </w:rPr>
        <w:t>, Mangalore</w:t>
      </w:r>
    </w:p>
    <w:p w14:paraId="4CA26B90" w14:textId="77777777" w:rsidR="000B4032" w:rsidRPr="009A1981" w:rsidRDefault="000B4032" w:rsidP="000B4032">
      <w:pPr>
        <w:spacing w:after="0" w:line="240" w:lineRule="auto"/>
        <w:rPr>
          <w:rFonts w:ascii="Times New Roman" w:eastAsia="Calibri" w:hAnsi="Times New Roman" w:cs="Times New Roman"/>
          <w:color w:val="000000" w:themeColor="text1"/>
          <w:kern w:val="0"/>
          <w:sz w:val="22"/>
          <w:szCs w:val="22"/>
          <w:lang w:val="en-IN" w:eastAsia="en-IN"/>
          <w14:ligatures w14:val="none"/>
        </w:rPr>
      </w:pPr>
    </w:p>
    <w:p w14:paraId="0E054DC1" w14:textId="77777777" w:rsidR="000B4032" w:rsidRPr="005E0B44" w:rsidRDefault="000B4032" w:rsidP="000B4032">
      <w:pPr>
        <w:spacing w:before="100" w:after="100" w:line="240" w:lineRule="auto"/>
        <w:jc w:val="center"/>
        <w:rPr>
          <w:rFonts w:ascii="Times New Roman" w:eastAsia="Calibri" w:hAnsi="Times New Roman" w:cs="Times New Roman"/>
          <w:color w:val="000000" w:themeColor="text1"/>
          <w:kern w:val="0"/>
          <w:sz w:val="32"/>
          <w:szCs w:val="32"/>
          <w:lang w:val="en-IN" w:eastAsia="en-IN"/>
          <w14:ligatures w14:val="none"/>
        </w:rPr>
      </w:pPr>
      <w:r w:rsidRPr="005E0B44">
        <w:rPr>
          <w:rFonts w:ascii="Times New Roman" w:eastAsia="Calibri" w:hAnsi="Times New Roman" w:cs="Times New Roman"/>
          <w:b/>
          <w:bCs/>
          <w:color w:val="000000" w:themeColor="text1"/>
          <w:kern w:val="0"/>
          <w:sz w:val="32"/>
          <w:szCs w:val="32"/>
          <w:lang w:val="en-IN" w:eastAsia="en-IN"/>
          <w14:ligatures w14:val="none"/>
        </w:rPr>
        <w:t>Project – High Level Design</w:t>
      </w:r>
    </w:p>
    <w:p w14:paraId="7C84A1CD" w14:textId="77777777" w:rsidR="000B4032" w:rsidRPr="005E0B44" w:rsidRDefault="000B4032" w:rsidP="000B4032">
      <w:pPr>
        <w:spacing w:before="60" w:after="60" w:line="240" w:lineRule="auto"/>
        <w:jc w:val="center"/>
        <w:rPr>
          <w:rFonts w:ascii="Times New Roman" w:eastAsia="Calibri" w:hAnsi="Times New Roman" w:cs="Times New Roman"/>
          <w:color w:val="000000" w:themeColor="text1"/>
          <w:kern w:val="0"/>
          <w:sz w:val="28"/>
          <w:szCs w:val="28"/>
          <w:lang w:val="en-IN" w:eastAsia="en-IN"/>
          <w14:ligatures w14:val="none"/>
        </w:rPr>
      </w:pPr>
      <w:r w:rsidRPr="005E0B44">
        <w:rPr>
          <w:rFonts w:ascii="Times New Roman" w:eastAsia="Calibri" w:hAnsi="Times New Roman" w:cs="Times New Roman"/>
          <w:color w:val="000000" w:themeColor="text1"/>
          <w:kern w:val="0"/>
          <w:sz w:val="28"/>
          <w:szCs w:val="28"/>
          <w:lang w:val="en-IN" w:eastAsia="en-IN"/>
          <w14:ligatures w14:val="none"/>
        </w:rPr>
        <w:t>on</w:t>
      </w:r>
    </w:p>
    <w:p w14:paraId="07403AA0" w14:textId="351B4262" w:rsidR="000B4032" w:rsidRPr="009A1981" w:rsidRDefault="000B4032" w:rsidP="000B4032">
      <w:pPr>
        <w:spacing w:before="100" w:after="30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9A1981">
        <w:rPr>
          <w:rFonts w:ascii="Times New Roman" w:eastAsia="Calibri" w:hAnsi="Times New Roman" w:cs="Times New Roman"/>
          <w:b/>
          <w:bCs/>
          <w:color w:val="000000" w:themeColor="text1"/>
          <w:kern w:val="0"/>
          <w:sz w:val="36"/>
          <w:szCs w:val="36"/>
          <w:lang w:val="en-IN" w:eastAsia="en-IN"/>
          <w14:ligatures w14:val="none"/>
        </w:rPr>
        <w:t xml:space="preserve">Cloud Cost Intelligence Platform for </w:t>
      </w:r>
      <w:r>
        <w:rPr>
          <w:rFonts w:ascii="Times New Roman" w:eastAsia="Calibri" w:hAnsi="Times New Roman" w:cs="Times New Roman"/>
          <w:b/>
          <w:bCs/>
          <w:color w:val="000000" w:themeColor="text1"/>
          <w:kern w:val="0"/>
          <w:sz w:val="36"/>
          <w:szCs w:val="36"/>
          <w:lang w:val="en-IN" w:eastAsia="en-IN"/>
          <w14:ligatures w14:val="none"/>
        </w:rPr>
        <w:t>Healthcare</w:t>
      </w:r>
    </w:p>
    <w:p w14:paraId="4615B70F"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4A1C975C"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45E78741" w14:textId="77777777" w:rsidR="000B4032" w:rsidRPr="005E0B44" w:rsidRDefault="000B4032" w:rsidP="000B4032">
      <w:pPr>
        <w:spacing w:before="80" w:after="40" w:line="240" w:lineRule="auto"/>
        <w:rPr>
          <w:rFonts w:ascii="Times New Roman" w:eastAsia="Calibri" w:hAnsi="Times New Roman" w:cs="Times New Roman"/>
          <w:kern w:val="0"/>
          <w:sz w:val="28"/>
          <w:szCs w:val="28"/>
          <w:lang w:val="en-IN" w:eastAsia="en-IN"/>
          <w14:ligatures w14:val="none"/>
        </w:rPr>
      </w:pPr>
      <w:r w:rsidRPr="005E0B44">
        <w:rPr>
          <w:rFonts w:ascii="Times New Roman" w:eastAsia="Calibri" w:hAnsi="Times New Roman" w:cs="Times New Roman"/>
          <w:b/>
          <w:bCs/>
          <w:kern w:val="0"/>
          <w:sz w:val="28"/>
          <w:szCs w:val="28"/>
          <w:lang w:val="en-IN" w:eastAsia="en-IN"/>
          <w14:ligatures w14:val="none"/>
        </w:rPr>
        <w:t>Student Name:</w:t>
      </w:r>
    </w:p>
    <w:p w14:paraId="5E3C927E" w14:textId="16C5FB78" w:rsidR="000B4032" w:rsidRPr="005E0B44" w:rsidRDefault="000B4032" w:rsidP="000B4032">
      <w:pPr>
        <w:spacing w:before="40" w:after="40" w:line="240" w:lineRule="auto"/>
        <w:rPr>
          <w:rFonts w:ascii="Times New Roman" w:eastAsia="Calibri" w:hAnsi="Times New Roman" w:cs="Times New Roman"/>
          <w:kern w:val="0"/>
          <w:sz w:val="28"/>
          <w:szCs w:val="28"/>
          <w:lang w:val="en-IN" w:eastAsia="en-IN"/>
          <w14:ligatures w14:val="none"/>
        </w:rPr>
      </w:pPr>
      <w:r w:rsidRPr="005E0B44">
        <w:rPr>
          <w:rFonts w:ascii="Times New Roman" w:eastAsia="Calibri" w:hAnsi="Times New Roman" w:cs="Times New Roman"/>
          <w:kern w:val="0"/>
          <w:sz w:val="28"/>
          <w:szCs w:val="28"/>
          <w:lang w:val="en-IN" w:eastAsia="en-IN"/>
          <w14:ligatures w14:val="none"/>
        </w:rPr>
        <w:t>Mohammed Abshar</w:t>
      </w:r>
    </w:p>
    <w:p w14:paraId="54CCC95C" w14:textId="534C5195" w:rsidR="000B4032" w:rsidRPr="005E0B44" w:rsidRDefault="000B4032" w:rsidP="000B4032">
      <w:pPr>
        <w:spacing w:before="40" w:after="200" w:line="240" w:lineRule="auto"/>
        <w:rPr>
          <w:rFonts w:ascii="Times New Roman" w:eastAsia="Calibri" w:hAnsi="Times New Roman" w:cs="Times New Roman"/>
          <w:kern w:val="0"/>
          <w:sz w:val="28"/>
          <w:szCs w:val="28"/>
          <w:lang w:val="en-IN" w:eastAsia="en-IN"/>
          <w14:ligatures w14:val="none"/>
        </w:rPr>
      </w:pPr>
      <w:r w:rsidRPr="005E0B44">
        <w:rPr>
          <w:rFonts w:ascii="Times New Roman" w:eastAsia="Calibri" w:hAnsi="Times New Roman" w:cs="Times New Roman"/>
          <w:kern w:val="0"/>
          <w:sz w:val="28"/>
          <w:szCs w:val="28"/>
          <w:lang w:val="en-IN" w:eastAsia="en-IN"/>
          <w14:ligatures w14:val="none"/>
        </w:rPr>
        <w:t>23BCAICD055</w:t>
      </w:r>
    </w:p>
    <w:p w14:paraId="4F55A33D"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23644CAE" w14:textId="77777777" w:rsidR="000B4032" w:rsidRPr="00B3535D" w:rsidRDefault="000B4032" w:rsidP="000B4032">
      <w:pPr>
        <w:spacing w:before="80" w:after="8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b/>
          <w:bCs/>
          <w:kern w:val="0"/>
          <w:lang w:val="en-IN" w:eastAsia="en-IN"/>
          <w14:ligatures w14:val="none"/>
        </w:rPr>
        <w:t xml:space="preserve">Industry Mentor: </w:t>
      </w:r>
      <w:r w:rsidRPr="00B3535D">
        <w:rPr>
          <w:rFonts w:ascii="Times New Roman" w:eastAsia="Calibri" w:hAnsi="Times New Roman" w:cs="Times New Roman"/>
          <w:kern w:val="0"/>
          <w:lang w:val="en-IN" w:eastAsia="en-IN"/>
          <w14:ligatures w14:val="none"/>
        </w:rPr>
        <w:t>Mr. Sumit Kumar Shukla</w:t>
      </w:r>
      <w:r w:rsidRPr="00B3535D">
        <w:rPr>
          <w:rFonts w:ascii="Times New Roman" w:eastAsia="Calibri" w:hAnsi="Times New Roman" w:cs="Times New Roman"/>
          <w:b/>
          <w:bCs/>
          <w:kern w:val="0"/>
          <w:lang w:val="en-IN" w:eastAsia="en-IN"/>
          <w14:ligatures w14:val="none"/>
        </w:rPr>
        <w:t xml:space="preserve">          Guided by: </w:t>
      </w:r>
      <w:r w:rsidRPr="00B3535D">
        <w:rPr>
          <w:rFonts w:ascii="Times New Roman" w:eastAsia="Calibri" w:hAnsi="Times New Roman" w:cs="Times New Roman"/>
          <w:kern w:val="0"/>
          <w:lang w:val="en-IN" w:eastAsia="en-IN"/>
          <w14:ligatures w14:val="none"/>
        </w:rPr>
        <w:t>Ms. Niharika</w:t>
      </w:r>
      <w:r>
        <w:rPr>
          <w:rFonts w:ascii="Times New Roman" w:eastAsia="Calibri" w:hAnsi="Times New Roman" w:cs="Times New Roman"/>
          <w:kern w:val="0"/>
          <w:lang w:val="en-IN" w:eastAsia="en-IN"/>
          <w14:ligatures w14:val="none"/>
        </w:rPr>
        <w:t xml:space="preserve"> Amin</w:t>
      </w:r>
    </w:p>
    <w:p w14:paraId="59DE69CE" w14:textId="77777777" w:rsidR="000B4032" w:rsidRPr="00B3535D" w:rsidRDefault="000B4032" w:rsidP="000B4032">
      <w:pPr>
        <w:spacing w:after="0" w:line="240" w:lineRule="auto"/>
        <w:rPr>
          <w:rFonts w:ascii="Calibri" w:eastAsia="Calibri" w:hAnsi="Calibri" w:cs="Calibri"/>
          <w:kern w:val="0"/>
          <w:sz w:val="22"/>
          <w:szCs w:val="22"/>
          <w:lang w:val="en-IN" w:eastAsia="en-IN"/>
          <w14:ligatures w14:val="none"/>
        </w:rPr>
      </w:pPr>
    </w:p>
    <w:p w14:paraId="461E7204" w14:textId="77777777" w:rsidR="000B4032" w:rsidRDefault="000B4032">
      <w:pPr>
        <w:spacing w:line="259" w:lineRule="auto"/>
        <w:rPr>
          <w:rFonts w:ascii="Calibri" w:eastAsia="Calibri" w:hAnsi="Calibri" w:cs="Calibri"/>
          <w:kern w:val="0"/>
          <w:sz w:val="22"/>
          <w:szCs w:val="22"/>
          <w:lang w:val="en-IN" w:eastAsia="en-IN"/>
          <w14:ligatures w14:val="none"/>
        </w:rPr>
      </w:pPr>
      <w:r>
        <w:rPr>
          <w:rFonts w:ascii="Calibri" w:eastAsia="Calibri" w:hAnsi="Calibri" w:cs="Calibri"/>
          <w:kern w:val="0"/>
          <w:sz w:val="22"/>
          <w:szCs w:val="22"/>
          <w:lang w:val="en-IN" w:eastAsia="en-IN"/>
          <w14:ligatures w14:val="none"/>
        </w:rPr>
        <w:br w:type="page"/>
      </w:r>
    </w:p>
    <w:p w14:paraId="038E99CB" w14:textId="5182801F" w:rsidR="000B4032" w:rsidRDefault="000B4032" w:rsidP="005E0B44">
      <w:pPr>
        <w:spacing w:after="0" w:line="240" w:lineRule="auto"/>
        <w:jc w:val="center"/>
        <w:rPr>
          <w:rFonts w:ascii="Times New Roman" w:eastAsia="Calibri" w:hAnsi="Times New Roman" w:cs="Times New Roman"/>
          <w:b/>
          <w:bCs/>
          <w:kern w:val="0"/>
          <w:sz w:val="32"/>
          <w:szCs w:val="32"/>
          <w:u w:val="single"/>
          <w:lang w:val="en-IN" w:eastAsia="en-IN"/>
          <w14:ligatures w14:val="none"/>
        </w:rPr>
      </w:pPr>
      <w:r w:rsidRPr="005E0B44">
        <w:rPr>
          <w:rFonts w:ascii="Times New Roman" w:eastAsia="Calibri" w:hAnsi="Times New Roman" w:cs="Times New Roman"/>
          <w:b/>
          <w:bCs/>
          <w:kern w:val="0"/>
          <w:sz w:val="32"/>
          <w:szCs w:val="32"/>
          <w:u w:val="single"/>
          <w:lang w:val="en-IN" w:eastAsia="en-IN"/>
          <w14:ligatures w14:val="none"/>
        </w:rPr>
        <w:lastRenderedPageBreak/>
        <w:t>Table of Contents</w:t>
      </w:r>
    </w:p>
    <w:p w14:paraId="6376D958" w14:textId="77777777" w:rsidR="005E0B44" w:rsidRDefault="005E0B44" w:rsidP="005E0B44">
      <w:pPr>
        <w:spacing w:after="0" w:line="240" w:lineRule="auto"/>
        <w:jc w:val="center"/>
        <w:rPr>
          <w:rFonts w:ascii="Times New Roman" w:eastAsia="Calibri" w:hAnsi="Times New Roman" w:cs="Times New Roman"/>
          <w:b/>
          <w:bCs/>
          <w:kern w:val="0"/>
          <w:sz w:val="32"/>
          <w:szCs w:val="32"/>
          <w:u w:val="single"/>
          <w:lang w:val="en-IN" w:eastAsia="en-IN"/>
          <w14:ligatures w14:val="none"/>
        </w:rPr>
      </w:pPr>
    </w:p>
    <w:p w14:paraId="11483CAC" w14:textId="77777777" w:rsidR="005E0B44" w:rsidRPr="005E0B44" w:rsidRDefault="005E0B44" w:rsidP="005E0B44">
      <w:pPr>
        <w:spacing w:after="0" w:line="240" w:lineRule="auto"/>
        <w:jc w:val="center"/>
        <w:rPr>
          <w:rFonts w:ascii="Times New Roman" w:eastAsia="Calibri" w:hAnsi="Times New Roman" w:cs="Times New Roman"/>
          <w:b/>
          <w:bCs/>
          <w:kern w:val="0"/>
          <w:sz w:val="32"/>
          <w:szCs w:val="32"/>
          <w:u w:val="single"/>
          <w:lang w:val="en-IN" w:eastAsia="en-IN"/>
          <w14:ligatures w14:val="none"/>
        </w:rPr>
      </w:pPr>
    </w:p>
    <w:p w14:paraId="10AEA936" w14:textId="77777777" w:rsidR="000B4032" w:rsidRPr="005E0B44" w:rsidRDefault="000B4032" w:rsidP="000B4032">
      <w:pPr>
        <w:numPr>
          <w:ilvl w:val="0"/>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b/>
          <w:bCs/>
          <w:kern w:val="0"/>
          <w:lang w:val="en-IN" w:eastAsia="en-IN"/>
          <w14:ligatures w14:val="none"/>
        </w:rPr>
        <w:t>1. Introduction</w:t>
      </w:r>
    </w:p>
    <w:p w14:paraId="179E3364"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1.1 Scope of the Document</w:t>
      </w:r>
    </w:p>
    <w:p w14:paraId="2B2654B4"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1.2 Intended Audience</w:t>
      </w:r>
    </w:p>
    <w:p w14:paraId="788C3AE7" w14:textId="77777777" w:rsidR="000B4032"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1.3 System Overview</w:t>
      </w:r>
    </w:p>
    <w:p w14:paraId="720AE8E2" w14:textId="77777777" w:rsidR="00AF086E" w:rsidRPr="005E0B44" w:rsidRDefault="00AF086E" w:rsidP="00AF086E">
      <w:pPr>
        <w:spacing w:after="0" w:line="240" w:lineRule="auto"/>
        <w:ind w:left="1440"/>
        <w:rPr>
          <w:rFonts w:ascii="Times New Roman" w:eastAsia="Calibri" w:hAnsi="Times New Roman" w:cs="Times New Roman"/>
          <w:kern w:val="0"/>
          <w:lang w:val="en-IN" w:eastAsia="en-IN"/>
          <w14:ligatures w14:val="none"/>
        </w:rPr>
      </w:pPr>
    </w:p>
    <w:p w14:paraId="36BCB4FE" w14:textId="77777777" w:rsidR="000B4032" w:rsidRPr="005E0B44" w:rsidRDefault="000B4032" w:rsidP="000B4032">
      <w:pPr>
        <w:numPr>
          <w:ilvl w:val="0"/>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b/>
          <w:bCs/>
          <w:kern w:val="0"/>
          <w:lang w:val="en-IN" w:eastAsia="en-IN"/>
          <w14:ligatures w14:val="none"/>
        </w:rPr>
        <w:t>2. System Design</w:t>
      </w:r>
    </w:p>
    <w:p w14:paraId="00783E88"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2.1 Application Design</w:t>
      </w:r>
    </w:p>
    <w:p w14:paraId="20039B1C"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2.2 Process Flow</w:t>
      </w:r>
    </w:p>
    <w:p w14:paraId="45624163"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2.3 Information Flow</w:t>
      </w:r>
    </w:p>
    <w:p w14:paraId="65734B7E"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2.4 Components Design</w:t>
      </w:r>
    </w:p>
    <w:p w14:paraId="1323FEBD"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2.5 Key Design Considerations</w:t>
      </w:r>
    </w:p>
    <w:p w14:paraId="66F04398" w14:textId="77777777" w:rsidR="000B4032"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2.6 API Catalogue</w:t>
      </w:r>
    </w:p>
    <w:p w14:paraId="1F9513F7" w14:textId="77777777" w:rsidR="00AF086E" w:rsidRPr="005E0B44" w:rsidRDefault="00AF086E" w:rsidP="00AF086E">
      <w:pPr>
        <w:spacing w:after="0" w:line="240" w:lineRule="auto"/>
        <w:ind w:left="1440"/>
        <w:rPr>
          <w:rFonts w:ascii="Times New Roman" w:eastAsia="Calibri" w:hAnsi="Times New Roman" w:cs="Times New Roman"/>
          <w:kern w:val="0"/>
          <w:lang w:val="en-IN" w:eastAsia="en-IN"/>
          <w14:ligatures w14:val="none"/>
        </w:rPr>
      </w:pPr>
    </w:p>
    <w:p w14:paraId="2A5DFB22" w14:textId="77777777" w:rsidR="000B4032" w:rsidRPr="005E0B44" w:rsidRDefault="000B4032" w:rsidP="000B4032">
      <w:pPr>
        <w:numPr>
          <w:ilvl w:val="0"/>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b/>
          <w:bCs/>
          <w:kern w:val="0"/>
          <w:lang w:val="en-IN" w:eastAsia="en-IN"/>
          <w14:ligatures w14:val="none"/>
        </w:rPr>
        <w:t>3. Data Design</w:t>
      </w:r>
    </w:p>
    <w:p w14:paraId="727803D1"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3.1 Data Model</w:t>
      </w:r>
    </w:p>
    <w:p w14:paraId="0137592C"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3.2 Data Access Mechanism</w:t>
      </w:r>
    </w:p>
    <w:p w14:paraId="4364A45B"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3.3 Data Retention Policies</w:t>
      </w:r>
    </w:p>
    <w:p w14:paraId="070219D2" w14:textId="77777777" w:rsidR="000B4032"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3.4 Data Migration</w:t>
      </w:r>
    </w:p>
    <w:p w14:paraId="67A2EEEE" w14:textId="77777777" w:rsidR="00AF086E" w:rsidRPr="005E0B44" w:rsidRDefault="00AF086E" w:rsidP="00AF086E">
      <w:pPr>
        <w:spacing w:after="0" w:line="240" w:lineRule="auto"/>
        <w:ind w:left="720"/>
        <w:rPr>
          <w:rFonts w:ascii="Times New Roman" w:eastAsia="Calibri" w:hAnsi="Times New Roman" w:cs="Times New Roman"/>
          <w:kern w:val="0"/>
          <w:lang w:val="en-IN" w:eastAsia="en-IN"/>
          <w14:ligatures w14:val="none"/>
        </w:rPr>
      </w:pPr>
    </w:p>
    <w:p w14:paraId="76A5354C" w14:textId="77777777" w:rsidR="000B4032" w:rsidRPr="00AF086E" w:rsidRDefault="000B4032" w:rsidP="000B4032">
      <w:pPr>
        <w:numPr>
          <w:ilvl w:val="0"/>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b/>
          <w:bCs/>
          <w:kern w:val="0"/>
          <w:lang w:val="en-IN" w:eastAsia="en-IN"/>
          <w14:ligatures w14:val="none"/>
        </w:rPr>
        <w:t>4. Interfaces</w:t>
      </w:r>
    </w:p>
    <w:p w14:paraId="743FC035" w14:textId="77777777" w:rsidR="00AF086E" w:rsidRPr="005E0B44" w:rsidRDefault="00AF086E" w:rsidP="00AF086E">
      <w:pPr>
        <w:spacing w:after="0" w:line="240" w:lineRule="auto"/>
        <w:ind w:left="720"/>
        <w:rPr>
          <w:rFonts w:ascii="Times New Roman" w:eastAsia="Calibri" w:hAnsi="Times New Roman" w:cs="Times New Roman"/>
          <w:kern w:val="0"/>
          <w:lang w:val="en-IN" w:eastAsia="en-IN"/>
          <w14:ligatures w14:val="none"/>
        </w:rPr>
      </w:pPr>
    </w:p>
    <w:p w14:paraId="3AFAA4AA" w14:textId="77777777" w:rsidR="000B4032" w:rsidRPr="00AF086E" w:rsidRDefault="000B4032" w:rsidP="000B4032">
      <w:pPr>
        <w:numPr>
          <w:ilvl w:val="0"/>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b/>
          <w:bCs/>
          <w:kern w:val="0"/>
          <w:lang w:val="en-IN" w:eastAsia="en-IN"/>
          <w14:ligatures w14:val="none"/>
        </w:rPr>
        <w:t>5. State and Session Management</w:t>
      </w:r>
    </w:p>
    <w:p w14:paraId="41FBB263" w14:textId="77777777" w:rsidR="00AF086E" w:rsidRPr="005E0B44" w:rsidRDefault="00AF086E" w:rsidP="00AF086E">
      <w:pPr>
        <w:spacing w:after="0" w:line="240" w:lineRule="auto"/>
        <w:rPr>
          <w:rFonts w:ascii="Times New Roman" w:eastAsia="Calibri" w:hAnsi="Times New Roman" w:cs="Times New Roman"/>
          <w:kern w:val="0"/>
          <w:lang w:val="en-IN" w:eastAsia="en-IN"/>
          <w14:ligatures w14:val="none"/>
        </w:rPr>
      </w:pPr>
    </w:p>
    <w:p w14:paraId="3C8BD192" w14:textId="77777777" w:rsidR="000B4032" w:rsidRPr="00AF086E" w:rsidRDefault="000B4032" w:rsidP="000B4032">
      <w:pPr>
        <w:numPr>
          <w:ilvl w:val="0"/>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b/>
          <w:bCs/>
          <w:kern w:val="0"/>
          <w:lang w:val="en-IN" w:eastAsia="en-IN"/>
          <w14:ligatures w14:val="none"/>
        </w:rPr>
        <w:t>6. Caching</w:t>
      </w:r>
    </w:p>
    <w:p w14:paraId="0DF3C7FE" w14:textId="77777777" w:rsidR="00AF086E" w:rsidRPr="005E0B44" w:rsidRDefault="00AF086E" w:rsidP="00AF086E">
      <w:pPr>
        <w:spacing w:after="0" w:line="240" w:lineRule="auto"/>
        <w:rPr>
          <w:rFonts w:ascii="Times New Roman" w:eastAsia="Calibri" w:hAnsi="Times New Roman" w:cs="Times New Roman"/>
          <w:kern w:val="0"/>
          <w:lang w:val="en-IN" w:eastAsia="en-IN"/>
          <w14:ligatures w14:val="none"/>
        </w:rPr>
      </w:pPr>
    </w:p>
    <w:p w14:paraId="5AF39046" w14:textId="77777777" w:rsidR="000B4032" w:rsidRPr="005E0B44" w:rsidRDefault="000B4032" w:rsidP="000B4032">
      <w:pPr>
        <w:numPr>
          <w:ilvl w:val="0"/>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b/>
          <w:bCs/>
          <w:kern w:val="0"/>
          <w:lang w:val="en-IN" w:eastAsia="en-IN"/>
          <w14:ligatures w14:val="none"/>
        </w:rPr>
        <w:t>7. Non-Functional Requirements</w:t>
      </w:r>
    </w:p>
    <w:p w14:paraId="4CF2BD26" w14:textId="77777777" w:rsidR="000B4032" w:rsidRPr="005E0B44"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7.1 Security Aspects</w:t>
      </w:r>
    </w:p>
    <w:p w14:paraId="174F2DFA" w14:textId="77777777" w:rsidR="000B4032" w:rsidRDefault="000B4032" w:rsidP="000B4032">
      <w:pPr>
        <w:numPr>
          <w:ilvl w:val="1"/>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kern w:val="0"/>
          <w:lang w:val="en-IN" w:eastAsia="en-IN"/>
          <w14:ligatures w14:val="none"/>
        </w:rPr>
        <w:t>7.2 Performance Aspects</w:t>
      </w:r>
    </w:p>
    <w:p w14:paraId="4F7F78A0" w14:textId="77777777" w:rsidR="00AB1501" w:rsidRPr="005E0B44" w:rsidRDefault="00AB1501" w:rsidP="00AB1501">
      <w:pPr>
        <w:spacing w:after="0" w:line="240" w:lineRule="auto"/>
        <w:rPr>
          <w:rFonts w:ascii="Times New Roman" w:eastAsia="Calibri" w:hAnsi="Times New Roman" w:cs="Times New Roman"/>
          <w:kern w:val="0"/>
          <w:lang w:val="en-IN" w:eastAsia="en-IN"/>
          <w14:ligatures w14:val="none"/>
        </w:rPr>
      </w:pPr>
    </w:p>
    <w:p w14:paraId="53A39B1F" w14:textId="77777777" w:rsidR="000B4032" w:rsidRPr="005E0B44" w:rsidRDefault="000B4032" w:rsidP="000B4032">
      <w:pPr>
        <w:numPr>
          <w:ilvl w:val="0"/>
          <w:numId w:val="16"/>
        </w:numPr>
        <w:spacing w:after="0" w:line="240" w:lineRule="auto"/>
        <w:rPr>
          <w:rFonts w:ascii="Times New Roman" w:eastAsia="Calibri" w:hAnsi="Times New Roman" w:cs="Times New Roman"/>
          <w:kern w:val="0"/>
          <w:lang w:val="en-IN" w:eastAsia="en-IN"/>
          <w14:ligatures w14:val="none"/>
        </w:rPr>
      </w:pPr>
      <w:r w:rsidRPr="005E0B44">
        <w:rPr>
          <w:rFonts w:ascii="Times New Roman" w:eastAsia="Calibri" w:hAnsi="Times New Roman" w:cs="Times New Roman"/>
          <w:b/>
          <w:bCs/>
          <w:kern w:val="0"/>
          <w:lang w:val="en-IN" w:eastAsia="en-IN"/>
          <w14:ligatures w14:val="none"/>
        </w:rPr>
        <w:t>8. References</w:t>
      </w:r>
    </w:p>
    <w:p w14:paraId="630CF35E" w14:textId="4682E328" w:rsidR="000B4032" w:rsidRPr="005E0B44" w:rsidRDefault="000B4032" w:rsidP="000B4032">
      <w:pPr>
        <w:spacing w:after="0" w:line="240" w:lineRule="auto"/>
        <w:rPr>
          <w:rFonts w:ascii="Times New Roman" w:eastAsia="Calibri" w:hAnsi="Times New Roman" w:cs="Times New Roman"/>
          <w:kern w:val="0"/>
          <w:lang w:val="en-IN" w:eastAsia="en-IN"/>
          <w14:ligatures w14:val="none"/>
        </w:rPr>
      </w:pPr>
    </w:p>
    <w:p w14:paraId="448DDF53" w14:textId="02E1398A" w:rsidR="000B4032" w:rsidRPr="005E0B44" w:rsidRDefault="000B4032" w:rsidP="000B4032">
      <w:pPr>
        <w:spacing w:after="0" w:line="240" w:lineRule="auto"/>
        <w:rPr>
          <w:rFonts w:ascii="Times New Roman" w:eastAsia="Calibri" w:hAnsi="Times New Roman" w:cs="Times New Roman"/>
          <w:kern w:val="0"/>
          <w:lang w:val="en-IN" w:eastAsia="en-IN"/>
          <w14:ligatures w14:val="none"/>
        </w:rPr>
      </w:pPr>
    </w:p>
    <w:p w14:paraId="12ADACA5" w14:textId="77777777" w:rsidR="000B4032" w:rsidRPr="005E0B44" w:rsidRDefault="000B4032" w:rsidP="000B4032">
      <w:pPr>
        <w:spacing w:after="0" w:line="240" w:lineRule="auto"/>
        <w:rPr>
          <w:rFonts w:ascii="Times New Roman" w:eastAsia="Calibri" w:hAnsi="Times New Roman" w:cs="Times New Roman"/>
          <w:kern w:val="0"/>
          <w:lang w:val="en-IN" w:eastAsia="en-IN"/>
          <w14:ligatures w14:val="none"/>
        </w:rPr>
      </w:pPr>
    </w:p>
    <w:p w14:paraId="3BEB032A"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12399D04"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649D4FAE"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57E86E56"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76AA8F9C"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2647E85E"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2DD9F19D"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1077812B"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2E88F6C8"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05E1AB3C"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79A6F3D9"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6335CED5" w14:textId="3FB5C892" w:rsidR="000B4032" w:rsidRDefault="000B4032" w:rsidP="000B4032">
      <w:pPr>
        <w:spacing w:after="0" w:line="240" w:lineRule="auto"/>
        <w:rPr>
          <w:rFonts w:ascii="Calibri" w:eastAsia="Calibri" w:hAnsi="Calibri" w:cs="Calibri"/>
          <w:kern w:val="0"/>
          <w:sz w:val="22"/>
          <w:szCs w:val="22"/>
          <w:lang w:val="en-IN" w:eastAsia="en-IN"/>
          <w14:ligatures w14:val="none"/>
        </w:rPr>
      </w:pP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p>
    <w:p w14:paraId="5DD4A8C8" w14:textId="77777777" w:rsidR="000B4032" w:rsidRPr="00AB1501" w:rsidRDefault="000B4032" w:rsidP="000B4032">
      <w:pPr>
        <w:pStyle w:val="Heading3"/>
        <w:jc w:val="both"/>
        <w:rPr>
          <w:rFonts w:ascii="Times New Roman" w:hAnsi="Times New Roman" w:cs="Times New Roman"/>
          <w:b/>
          <w:bCs/>
          <w:sz w:val="32"/>
          <w:szCs w:val="32"/>
          <w:u w:val="single"/>
        </w:rPr>
      </w:pPr>
      <w:r w:rsidRPr="00AB1501">
        <w:rPr>
          <w:rFonts w:ascii="Times New Roman" w:hAnsi="Times New Roman" w:cs="Times New Roman"/>
          <w:b/>
          <w:bCs/>
          <w:sz w:val="32"/>
          <w:szCs w:val="32"/>
          <w:u w:val="single"/>
        </w:rPr>
        <w:lastRenderedPageBreak/>
        <w:t>1.Introduction</w:t>
      </w:r>
    </w:p>
    <w:p w14:paraId="425BEE94" w14:textId="77777777" w:rsidR="000B4032" w:rsidRPr="00AB1501" w:rsidRDefault="000B4032" w:rsidP="000B4032">
      <w:pPr>
        <w:pStyle w:val="Heading3"/>
        <w:rPr>
          <w:rFonts w:ascii="Times New Roman" w:hAnsi="Times New Roman" w:cs="Times New Roman"/>
          <w:b/>
          <w:bCs/>
        </w:rPr>
      </w:pPr>
      <w:r w:rsidRPr="00AB1501">
        <w:rPr>
          <w:rFonts w:ascii="Times New Roman" w:hAnsi="Times New Roman" w:cs="Times New Roman"/>
          <w:b/>
          <w:bCs/>
        </w:rPr>
        <w:t>1.1 Scope of the Document</w:t>
      </w:r>
    </w:p>
    <w:p w14:paraId="5BDC6926" w14:textId="77777777" w:rsidR="000B4032" w:rsidRDefault="000B4032" w:rsidP="000B4032">
      <w:pPr>
        <w:pStyle w:val="NormalWeb"/>
      </w:pPr>
      <w:r>
        <w:t>This document outlines the High-Level Design (HLD) for the "Cloud Cost Intelligence Platform for Healthcare" project. It covers the overall system architecture, component design, data flow, and non-functional requirements to provide a clear understanding of the system's structural and operational framework.</w:t>
      </w:r>
    </w:p>
    <w:p w14:paraId="31BAB84A" w14:textId="77777777" w:rsidR="000B4032" w:rsidRDefault="000B4032" w:rsidP="000B4032">
      <w:pPr>
        <w:pStyle w:val="NormalWeb"/>
      </w:pPr>
    </w:p>
    <w:p w14:paraId="633CAE6C" w14:textId="77777777" w:rsidR="000B4032" w:rsidRPr="00AB1501" w:rsidRDefault="000B4032" w:rsidP="000B4032">
      <w:pPr>
        <w:pStyle w:val="Heading3"/>
        <w:rPr>
          <w:rFonts w:ascii="Times New Roman" w:hAnsi="Times New Roman" w:cs="Times New Roman"/>
          <w:b/>
          <w:bCs/>
        </w:rPr>
      </w:pPr>
      <w:r w:rsidRPr="00AB1501">
        <w:rPr>
          <w:rFonts w:ascii="Times New Roman" w:hAnsi="Times New Roman" w:cs="Times New Roman"/>
          <w:b/>
          <w:bCs/>
        </w:rPr>
        <w:t>1.2 Intended Audience</w:t>
      </w:r>
    </w:p>
    <w:p w14:paraId="29FC4046" w14:textId="77777777" w:rsidR="000B4032" w:rsidRDefault="000B4032" w:rsidP="000B4032">
      <w:pPr>
        <w:pStyle w:val="NormalWeb"/>
      </w:pPr>
      <w:r>
        <w:t>The primary audience for this document includes project stakeholders, developers, data scientists, and academic evaluators involved in the design, development, and assessment of this platform.</w:t>
      </w:r>
    </w:p>
    <w:p w14:paraId="4D3A8B81" w14:textId="77777777" w:rsidR="000B4032" w:rsidRDefault="000B4032" w:rsidP="000B4032">
      <w:pPr>
        <w:pStyle w:val="NormalWeb"/>
      </w:pPr>
    </w:p>
    <w:p w14:paraId="5A06B80B" w14:textId="77777777" w:rsidR="000B4032" w:rsidRPr="006B3517" w:rsidRDefault="000B4032" w:rsidP="000B4032">
      <w:pPr>
        <w:pStyle w:val="Heading3"/>
        <w:rPr>
          <w:rFonts w:ascii="Times New Roman" w:hAnsi="Times New Roman" w:cs="Times New Roman"/>
          <w:b/>
          <w:bCs/>
        </w:rPr>
      </w:pPr>
      <w:r w:rsidRPr="006B3517">
        <w:rPr>
          <w:rFonts w:ascii="Times New Roman" w:hAnsi="Times New Roman" w:cs="Times New Roman"/>
          <w:b/>
          <w:bCs/>
        </w:rPr>
        <w:t>1.3 System Overview</w:t>
      </w:r>
    </w:p>
    <w:p w14:paraId="4ECF5237" w14:textId="77777777" w:rsidR="000B4032" w:rsidRDefault="000B4032" w:rsidP="000B4032">
      <w:pPr>
        <w:pStyle w:val="NormalWeb"/>
      </w:pPr>
      <w:r>
        <w:t xml:space="preserve">The platform is a web-based, interactive dashboard built using Python, </w:t>
      </w:r>
      <w:proofErr w:type="spellStart"/>
      <w:r>
        <w:t>Streamlit</w:t>
      </w:r>
      <w:proofErr w:type="spellEnd"/>
      <w:r>
        <w:t>, and Scikit-Learn. It is designed to aggregate cloud infrastructure billing data across various healthcare departments and cloud providers (AWS, Azure, GCP). The system provides cost analysis, spending visualizations, machine learning-based forecasting, and anomaly detection to enable informed financial decisions.</w:t>
      </w:r>
    </w:p>
    <w:p w14:paraId="0291E81E" w14:textId="77777777" w:rsidR="000B4032" w:rsidRDefault="000B4032" w:rsidP="000B4032">
      <w:pPr>
        <w:pStyle w:val="Heading2"/>
      </w:pPr>
    </w:p>
    <w:p w14:paraId="7D374563" w14:textId="77777777" w:rsidR="006B3517" w:rsidRDefault="006B3517" w:rsidP="006B3517"/>
    <w:p w14:paraId="2DDD1EB8" w14:textId="77777777" w:rsidR="006B3517" w:rsidRDefault="006B3517" w:rsidP="006B3517"/>
    <w:p w14:paraId="1A818DB1" w14:textId="77777777" w:rsidR="006B3517" w:rsidRDefault="006B3517" w:rsidP="006B3517"/>
    <w:p w14:paraId="745D5AB1" w14:textId="77777777" w:rsidR="006B3517" w:rsidRDefault="006B3517" w:rsidP="006B3517"/>
    <w:p w14:paraId="45067FA5" w14:textId="77777777" w:rsidR="006B3517" w:rsidRDefault="006B3517" w:rsidP="006B3517"/>
    <w:p w14:paraId="03883241" w14:textId="77777777" w:rsidR="00A71E63" w:rsidRDefault="00A71E63" w:rsidP="006B3517"/>
    <w:p w14:paraId="69748067" w14:textId="77777777" w:rsidR="00A71E63" w:rsidRDefault="00A71E63" w:rsidP="006B3517"/>
    <w:p w14:paraId="7928583F" w14:textId="77777777" w:rsidR="00A71E63" w:rsidRPr="006B3517" w:rsidRDefault="00A71E63" w:rsidP="006B3517"/>
    <w:p w14:paraId="32827C19" w14:textId="77777777" w:rsidR="000B4032" w:rsidRPr="006B3517" w:rsidRDefault="000B4032" w:rsidP="000B4032">
      <w:pPr>
        <w:pStyle w:val="Heading3"/>
        <w:jc w:val="both"/>
        <w:rPr>
          <w:rFonts w:ascii="Times New Roman" w:hAnsi="Times New Roman" w:cs="Times New Roman"/>
          <w:b/>
          <w:bCs/>
          <w:sz w:val="32"/>
          <w:szCs w:val="32"/>
          <w:u w:val="single"/>
        </w:rPr>
      </w:pPr>
      <w:r w:rsidRPr="006B3517">
        <w:rPr>
          <w:rFonts w:ascii="Times New Roman" w:hAnsi="Times New Roman" w:cs="Times New Roman"/>
          <w:b/>
          <w:bCs/>
          <w:sz w:val="32"/>
          <w:szCs w:val="32"/>
          <w:u w:val="single"/>
        </w:rPr>
        <w:lastRenderedPageBreak/>
        <w:t>2. System Design</w:t>
      </w:r>
    </w:p>
    <w:p w14:paraId="52DFA393" w14:textId="77777777" w:rsidR="000B4032" w:rsidRPr="006B3517" w:rsidRDefault="000B4032" w:rsidP="000B4032">
      <w:pPr>
        <w:pStyle w:val="Heading3"/>
        <w:spacing w:before="0"/>
        <w:rPr>
          <w:rFonts w:ascii="Times New Roman" w:hAnsi="Times New Roman" w:cs="Times New Roman"/>
          <w:b/>
          <w:bCs/>
        </w:rPr>
      </w:pPr>
      <w:r w:rsidRPr="006B3517">
        <w:rPr>
          <w:rFonts w:ascii="Times New Roman" w:hAnsi="Times New Roman" w:cs="Times New Roman"/>
          <w:b/>
          <w:bCs/>
        </w:rPr>
        <w:t>2.1 Application Design</w:t>
      </w:r>
    </w:p>
    <w:p w14:paraId="68931CBC" w14:textId="77777777" w:rsidR="000B4032" w:rsidRDefault="000B4032" w:rsidP="000B4032">
      <w:pPr>
        <w:pStyle w:val="NormalWeb"/>
        <w:spacing w:before="0" w:beforeAutospacing="0"/>
        <w:rPr>
          <w:rFonts w:ascii="Arial" w:hAnsi="Arial" w:cs="Arial"/>
        </w:rPr>
      </w:pPr>
      <w:r>
        <w:rPr>
          <w:rFonts w:ascii="Arial" w:hAnsi="Arial" w:cs="Arial"/>
        </w:rPr>
        <w:t>The system follows a monolithic, client-server architecture tailored for a single-page application (SPA).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777"/>
        <w:gridCol w:w="5440"/>
      </w:tblGrid>
      <w:tr w:rsidR="000B4032" w14:paraId="33A16554" w14:textId="77777777" w:rsidTr="006311D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24C6F" w14:textId="77777777" w:rsidR="000B4032" w:rsidRDefault="000B4032" w:rsidP="006311DE">
            <w:pPr>
              <w:rPr>
                <w:rFonts w:ascii="Arial" w:hAnsi="Arial" w:cs="Arial"/>
              </w:rPr>
            </w:pPr>
            <w:r>
              <w:rPr>
                <w:rStyle w:val="Strong"/>
                <w:rFonts w:ascii="Arial" w:hAnsi="Arial" w:cs="Arial"/>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B2CFF" w14:textId="77777777" w:rsidR="000B4032" w:rsidRDefault="000B4032" w:rsidP="006311DE">
            <w:pPr>
              <w:rPr>
                <w:rFonts w:ascii="Arial" w:hAnsi="Arial" w:cs="Arial"/>
              </w:rPr>
            </w:pPr>
            <w:r>
              <w:rPr>
                <w:rStyle w:val="Strong"/>
                <w:rFonts w:ascii="Arial" w:hAnsi="Arial" w:cs="Arial"/>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9F10D" w14:textId="77777777" w:rsidR="000B4032" w:rsidRDefault="000B4032" w:rsidP="006311DE">
            <w:pPr>
              <w:rPr>
                <w:rFonts w:ascii="Arial" w:hAnsi="Arial" w:cs="Arial"/>
              </w:rPr>
            </w:pPr>
            <w:r>
              <w:rPr>
                <w:rStyle w:val="Strong"/>
                <w:rFonts w:ascii="Arial" w:hAnsi="Arial" w:cs="Arial"/>
              </w:rPr>
              <w:t>Description</w:t>
            </w:r>
          </w:p>
        </w:tc>
      </w:tr>
      <w:tr w:rsidR="000B4032" w14:paraId="3CBB7231" w14:textId="77777777" w:rsidTr="006311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B906AE" w14:textId="77777777" w:rsidR="000B4032" w:rsidRDefault="000B4032" w:rsidP="006311DE">
            <w:pPr>
              <w:rPr>
                <w:rFonts w:ascii="Arial" w:hAnsi="Arial" w:cs="Arial"/>
              </w:rPr>
            </w:pPr>
            <w:r>
              <w:rPr>
                <w:rFonts w:ascii="Arial" w:hAnsi="Arial" w:cs="Arial"/>
                <w:b/>
                <w:bCs/>
              </w:rPr>
              <w:t>Frontend/UI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21FC5" w14:textId="77777777" w:rsidR="000B4032" w:rsidRDefault="000B4032" w:rsidP="006311DE">
            <w:pPr>
              <w:rPr>
                <w:rFonts w:ascii="Arial" w:hAnsi="Arial" w:cs="Arial"/>
              </w:rPr>
            </w:pPr>
            <w:proofErr w:type="spellStart"/>
            <w:r>
              <w:rPr>
                <w:rFonts w:ascii="Arial" w:hAnsi="Arial" w:cs="Arial"/>
              </w:rPr>
              <w:t>Streamlit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C9AB3E" w14:textId="77777777" w:rsidR="000B4032" w:rsidRDefault="000B4032" w:rsidP="006311DE">
            <w:pPr>
              <w:rPr>
                <w:rFonts w:ascii="Arial" w:hAnsi="Arial" w:cs="Arial"/>
              </w:rPr>
            </w:pPr>
            <w:r>
              <w:rPr>
                <w:rFonts w:ascii="Arial" w:hAnsi="Arial" w:cs="Arial"/>
              </w:rPr>
              <w:t>Renders interactive HTML/JS components (Plotly charts, metric cards) directly via Python.</w:t>
            </w:r>
          </w:p>
        </w:tc>
      </w:tr>
      <w:tr w:rsidR="000B4032" w14:paraId="0E2445FE" w14:textId="77777777" w:rsidTr="006311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8A7A0" w14:textId="77777777" w:rsidR="000B4032" w:rsidRDefault="000B4032" w:rsidP="006311DE">
            <w:pPr>
              <w:rPr>
                <w:rFonts w:ascii="Arial" w:hAnsi="Arial" w:cs="Arial"/>
              </w:rPr>
            </w:pPr>
            <w:r>
              <w:rPr>
                <w:rFonts w:ascii="Arial" w:hAnsi="Arial" w:cs="Arial"/>
                <w:b/>
                <w:bCs/>
              </w:rPr>
              <w:t>Application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39F90" w14:textId="77777777" w:rsidR="000B4032" w:rsidRDefault="000B4032" w:rsidP="006311DE">
            <w:pPr>
              <w:rPr>
                <w:rFonts w:ascii="Arial" w:hAnsi="Arial" w:cs="Arial"/>
              </w:rPr>
            </w:pPr>
            <w:r>
              <w:rPr>
                <w:rFonts w:ascii="Arial" w:hAnsi="Arial" w:cs="Arial"/>
              </w:rPr>
              <w:t>Python (</w:t>
            </w:r>
            <w:r>
              <w:rPr>
                <w:rStyle w:val="HTMLCode"/>
                <w:rFonts w:ascii="Arial" w:eastAsiaTheme="minorHAnsi" w:hAnsi="Arial" w:cs="Arial"/>
              </w:rPr>
              <w:t>dashboard.py</w:t>
            </w: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D034C" w14:textId="77777777" w:rsidR="000B4032" w:rsidRDefault="000B4032" w:rsidP="006311DE">
            <w:pPr>
              <w:rPr>
                <w:rFonts w:ascii="Arial" w:hAnsi="Arial" w:cs="Arial"/>
              </w:rPr>
            </w:pPr>
            <w:r>
              <w:rPr>
                <w:rFonts w:ascii="Arial" w:hAnsi="Arial" w:cs="Arial"/>
              </w:rPr>
              <w:t>Manages data filtering, aggregations, and orchestrates the machine learning models.</w:t>
            </w:r>
          </w:p>
        </w:tc>
      </w:tr>
      <w:tr w:rsidR="000B4032" w14:paraId="5A95275E" w14:textId="77777777" w:rsidTr="006311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DCA69" w14:textId="77777777" w:rsidR="000B4032" w:rsidRDefault="000B4032" w:rsidP="006311DE">
            <w:pPr>
              <w:rPr>
                <w:rFonts w:ascii="Arial" w:hAnsi="Arial" w:cs="Arial"/>
              </w:rPr>
            </w:pPr>
            <w:r>
              <w:rPr>
                <w:rFonts w:ascii="Arial" w:hAnsi="Arial" w:cs="Arial"/>
                <w:b/>
                <w:bCs/>
              </w:rPr>
              <w:t>Data/Storage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AED44" w14:textId="77777777" w:rsidR="000B4032" w:rsidRDefault="000B4032" w:rsidP="006311DE">
            <w:pPr>
              <w:rPr>
                <w:rFonts w:ascii="Arial" w:hAnsi="Arial" w:cs="Arial"/>
              </w:rPr>
            </w:pPr>
            <w:r>
              <w:rPr>
                <w:rFonts w:ascii="Arial" w:hAnsi="Arial" w:cs="Arial"/>
              </w:rPr>
              <w:t>CSV Data 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D42B7" w14:textId="77777777" w:rsidR="000B4032" w:rsidRDefault="000B4032" w:rsidP="006311DE">
            <w:pPr>
              <w:rPr>
                <w:rFonts w:ascii="Arial" w:hAnsi="Arial" w:cs="Arial"/>
              </w:rPr>
            </w:pPr>
            <w:r>
              <w:rPr>
                <w:rFonts w:ascii="Arial" w:hAnsi="Arial" w:cs="Arial"/>
              </w:rPr>
              <w:t>Relies on a localized dataset (</w:t>
            </w:r>
            <w:r>
              <w:rPr>
                <w:rStyle w:val="HTMLCode"/>
                <w:rFonts w:ascii="Arial" w:eastAsiaTheme="minorHAnsi" w:hAnsi="Arial" w:cs="Arial"/>
              </w:rPr>
              <w:t>healthcare_cloud_billing.csv</w:t>
            </w:r>
            <w:r>
              <w:rPr>
                <w:rFonts w:ascii="Arial" w:hAnsi="Arial" w:cs="Arial"/>
              </w:rPr>
              <w:t>) generated by a custom script.</w:t>
            </w:r>
          </w:p>
        </w:tc>
      </w:tr>
    </w:tbl>
    <w:p w14:paraId="55440FE6" w14:textId="77777777" w:rsidR="00A71E63" w:rsidRDefault="00A71E63" w:rsidP="000B4032">
      <w:pPr>
        <w:pStyle w:val="Heading3"/>
        <w:spacing w:before="0"/>
        <w:rPr>
          <w:sz w:val="32"/>
          <w:szCs w:val="32"/>
        </w:rPr>
      </w:pPr>
    </w:p>
    <w:p w14:paraId="27142688" w14:textId="1BCE529D" w:rsidR="000B4032" w:rsidRPr="00A71E63" w:rsidRDefault="000B4032" w:rsidP="000B4032">
      <w:pPr>
        <w:pStyle w:val="Heading3"/>
        <w:spacing w:before="0"/>
        <w:rPr>
          <w:rFonts w:ascii="Times New Roman" w:hAnsi="Times New Roman" w:cs="Times New Roman"/>
          <w:b/>
          <w:bCs/>
        </w:rPr>
      </w:pPr>
      <w:r w:rsidRPr="00A71E63">
        <w:rPr>
          <w:rFonts w:ascii="Times New Roman" w:hAnsi="Times New Roman" w:cs="Times New Roman"/>
          <w:b/>
          <w:bCs/>
        </w:rPr>
        <w:t>2.2 Process Flow</w:t>
      </w:r>
    </w:p>
    <w:p w14:paraId="4B16E521"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Data Ingestion:</w:t>
      </w:r>
      <w:r>
        <w:rPr>
          <w:rFonts w:ascii="Arial" w:hAnsi="Arial" w:cs="Arial"/>
        </w:rPr>
        <w:t xml:space="preserve"> The application loads simulated cloud billing data into memory.</w:t>
      </w:r>
    </w:p>
    <w:p w14:paraId="486105E5"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User Interaction:</w:t>
      </w:r>
      <w:r>
        <w:rPr>
          <w:rFonts w:ascii="Arial" w:hAnsi="Arial" w:cs="Arial"/>
        </w:rPr>
        <w:t xml:space="preserve"> The user configures filters (Date Range, Hospital, Vendor, Service) via the </w:t>
      </w:r>
      <w:proofErr w:type="spellStart"/>
      <w:r>
        <w:rPr>
          <w:rFonts w:ascii="Arial" w:hAnsi="Arial" w:cs="Arial"/>
        </w:rPr>
        <w:t>Streamlit</w:t>
      </w:r>
      <w:proofErr w:type="spellEnd"/>
      <w:r>
        <w:rPr>
          <w:rFonts w:ascii="Arial" w:hAnsi="Arial" w:cs="Arial"/>
        </w:rPr>
        <w:t xml:space="preserve"> sidebar.</w:t>
      </w:r>
    </w:p>
    <w:p w14:paraId="4D2BF30A"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Data Processing:</w:t>
      </w:r>
      <w:r>
        <w:rPr>
          <w:rFonts w:ascii="Arial" w:hAnsi="Arial" w:cs="Arial"/>
        </w:rPr>
        <w:t xml:space="preserve"> The Pandas library filters the in-memory </w:t>
      </w:r>
      <w:proofErr w:type="spellStart"/>
      <w:r>
        <w:rPr>
          <w:rFonts w:ascii="Arial" w:hAnsi="Arial" w:cs="Arial"/>
        </w:rPr>
        <w:t>dataframe</w:t>
      </w:r>
      <w:proofErr w:type="spellEnd"/>
      <w:r>
        <w:rPr>
          <w:rFonts w:ascii="Arial" w:hAnsi="Arial" w:cs="Arial"/>
        </w:rPr>
        <w:t xml:space="preserve"> based on the user's active selections.</w:t>
      </w:r>
    </w:p>
    <w:p w14:paraId="2A17A019"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Analytics &amp; ML:</w:t>
      </w:r>
      <w:r>
        <w:rPr>
          <w:rFonts w:ascii="Arial" w:hAnsi="Arial" w:cs="Arial"/>
        </w:rPr>
        <w:t xml:space="preserve"> The system aggregates KPIs, triggers Linear Regression for cost forecasting, and runs an Isolation Forest model for anomaly detection.</w:t>
      </w:r>
    </w:p>
    <w:p w14:paraId="6765B446"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Visualization:</w:t>
      </w:r>
      <w:r>
        <w:rPr>
          <w:rFonts w:ascii="Arial" w:hAnsi="Arial" w:cs="Arial"/>
        </w:rPr>
        <w:t xml:space="preserve"> Processed data is mapped to Plotly graphs and instantly rendered on the user interface.</w:t>
      </w:r>
    </w:p>
    <w:p w14:paraId="43C1CF6D" w14:textId="77777777" w:rsidR="000B4032" w:rsidRPr="007F781E" w:rsidRDefault="000B4032" w:rsidP="000B4032">
      <w:pPr>
        <w:pStyle w:val="NormalWeb"/>
        <w:spacing w:before="0" w:beforeAutospacing="0"/>
        <w:ind w:left="360"/>
        <w:rPr>
          <w:sz w:val="32"/>
          <w:szCs w:val="32"/>
        </w:rPr>
      </w:pPr>
    </w:p>
    <w:p w14:paraId="7D3F54F2" w14:textId="77777777" w:rsidR="000B4032" w:rsidRPr="00A71E63" w:rsidRDefault="000B4032" w:rsidP="000B4032">
      <w:pPr>
        <w:pStyle w:val="Heading3"/>
        <w:spacing w:before="0"/>
        <w:rPr>
          <w:rFonts w:ascii="Times New Roman" w:hAnsi="Times New Roman" w:cs="Times New Roman"/>
          <w:b/>
          <w:bCs/>
        </w:rPr>
      </w:pPr>
      <w:r w:rsidRPr="00A71E63">
        <w:rPr>
          <w:rFonts w:ascii="Times New Roman" w:hAnsi="Times New Roman" w:cs="Times New Roman"/>
          <w:b/>
          <w:bCs/>
        </w:rPr>
        <w:t>2.3 Information Flow</w:t>
      </w:r>
    </w:p>
    <w:p w14:paraId="01AACBA4" w14:textId="77777777" w:rsidR="000B4032" w:rsidRDefault="000B4032" w:rsidP="000B4032">
      <w:pPr>
        <w:pStyle w:val="NormalWeb"/>
        <w:spacing w:before="0" w:beforeAutospacing="0"/>
        <w:rPr>
          <w:rFonts w:ascii="Arial" w:hAnsi="Arial" w:cs="Arial"/>
        </w:rPr>
      </w:pPr>
      <w:r>
        <w:rPr>
          <w:rFonts w:ascii="Arial" w:hAnsi="Arial" w:cs="Arial"/>
          <w:b/>
          <w:bCs/>
        </w:rPr>
        <w:t>Data Source (</w:t>
      </w:r>
      <w:r>
        <w:rPr>
          <w:rStyle w:val="HTMLCode"/>
          <w:rFonts w:ascii="Arial" w:hAnsi="Arial" w:cs="Arial"/>
          <w:b/>
          <w:bCs/>
        </w:rPr>
        <w:t>.csv</w:t>
      </w:r>
      <w:r>
        <w:rPr>
          <w:rFonts w:ascii="Arial" w:hAnsi="Arial" w:cs="Arial"/>
          <w:b/>
          <w:bCs/>
        </w:rPr>
        <w:t xml:space="preserve">) </w:t>
      </w:r>
      <w:r>
        <w:rPr>
          <w:rFonts w:ascii="Segoe UI Symbol" w:hAnsi="Segoe UI Symbol" w:cs="Segoe UI Symbol"/>
          <w:b/>
          <w:bCs/>
        </w:rPr>
        <w:t>➔</w:t>
      </w:r>
      <w:r>
        <w:rPr>
          <w:rFonts w:ascii="Arial" w:hAnsi="Arial" w:cs="Arial"/>
          <w:b/>
          <w:bCs/>
        </w:rPr>
        <w:t xml:space="preserve"> Pandas </w:t>
      </w:r>
      <w:proofErr w:type="spellStart"/>
      <w:r>
        <w:rPr>
          <w:rFonts w:ascii="Arial" w:hAnsi="Arial" w:cs="Arial"/>
          <w:b/>
          <w:bCs/>
        </w:rPr>
        <w:t>Dataframe</w:t>
      </w:r>
      <w:proofErr w:type="spellEnd"/>
      <w:r>
        <w:rPr>
          <w:rFonts w:ascii="Arial" w:hAnsi="Arial" w:cs="Arial"/>
          <w:b/>
          <w:bCs/>
        </w:rPr>
        <w:t xml:space="preserve"> </w:t>
      </w:r>
      <w:r>
        <w:rPr>
          <w:rFonts w:ascii="Segoe UI Symbol" w:hAnsi="Segoe UI Symbol" w:cs="Segoe UI Symbol"/>
          <w:b/>
          <w:bCs/>
        </w:rPr>
        <w:t>➔</w:t>
      </w:r>
      <w:r>
        <w:rPr>
          <w:rFonts w:ascii="Arial" w:hAnsi="Arial" w:cs="Arial"/>
          <w:b/>
          <w:bCs/>
        </w:rPr>
        <w:t xml:space="preserve"> Application Logic </w:t>
      </w:r>
      <w:r>
        <w:rPr>
          <w:rFonts w:ascii="Segoe UI Symbol" w:hAnsi="Segoe UI Symbol" w:cs="Segoe UI Symbol"/>
          <w:b/>
          <w:bCs/>
        </w:rPr>
        <w:t>➔</w:t>
      </w:r>
      <w:r>
        <w:rPr>
          <w:rFonts w:ascii="Arial" w:hAnsi="Arial" w:cs="Arial"/>
          <w:b/>
          <w:bCs/>
        </w:rPr>
        <w:t xml:space="preserve"> </w:t>
      </w:r>
      <w:proofErr w:type="spellStart"/>
      <w:r>
        <w:rPr>
          <w:rFonts w:ascii="Arial" w:hAnsi="Arial" w:cs="Arial"/>
          <w:b/>
          <w:bCs/>
        </w:rPr>
        <w:t>Streamlit</w:t>
      </w:r>
      <w:proofErr w:type="spellEnd"/>
      <w:r>
        <w:rPr>
          <w:rFonts w:ascii="Arial" w:hAnsi="Arial" w:cs="Arial"/>
          <w:b/>
          <w:bCs/>
        </w:rPr>
        <w:t xml:space="preserve"> UI </w:t>
      </w:r>
      <w:r>
        <w:rPr>
          <w:rFonts w:ascii="Segoe UI Symbol" w:hAnsi="Segoe UI Symbol" w:cs="Segoe UI Symbol"/>
          <w:b/>
          <w:bCs/>
        </w:rPr>
        <w:t>➔</w:t>
      </w:r>
      <w:r>
        <w:rPr>
          <w:rFonts w:ascii="Arial" w:hAnsi="Arial" w:cs="Arial"/>
          <w:b/>
          <w:bCs/>
        </w:rPr>
        <w:t xml:space="preserve"> User</w:t>
      </w:r>
    </w:p>
    <w:p w14:paraId="105312A5" w14:textId="77777777" w:rsidR="000B4032" w:rsidRDefault="000B4032" w:rsidP="000B4032">
      <w:pPr>
        <w:pStyle w:val="NormalWeb"/>
        <w:spacing w:before="0" w:beforeAutospacing="0"/>
        <w:rPr>
          <w:rFonts w:ascii="Arial" w:hAnsi="Arial" w:cs="Arial"/>
        </w:rPr>
      </w:pPr>
      <w:r>
        <w:rPr>
          <w:rFonts w:ascii="Arial" w:hAnsi="Arial" w:cs="Arial"/>
        </w:rPr>
        <w:t xml:space="preserve">User input flows backward from the </w:t>
      </w:r>
      <w:r>
        <w:rPr>
          <w:rFonts w:ascii="Arial" w:hAnsi="Arial" w:cs="Arial"/>
          <w:b/>
          <w:bCs/>
        </w:rPr>
        <w:t xml:space="preserve">UI </w:t>
      </w:r>
      <w:r>
        <w:rPr>
          <w:rFonts w:ascii="Segoe UI Symbol" w:hAnsi="Segoe UI Symbol" w:cs="Segoe UI Symbol"/>
          <w:b/>
          <w:bCs/>
        </w:rPr>
        <w:t>➔</w:t>
      </w:r>
      <w:r>
        <w:rPr>
          <w:rFonts w:ascii="Arial" w:hAnsi="Arial" w:cs="Arial"/>
          <w:b/>
          <w:bCs/>
        </w:rPr>
        <w:t xml:space="preserve"> Application Logic </w:t>
      </w:r>
      <w:r>
        <w:rPr>
          <w:rFonts w:ascii="Segoe UI Symbol" w:hAnsi="Segoe UI Symbol" w:cs="Segoe UI Symbol"/>
          <w:b/>
          <w:bCs/>
        </w:rPr>
        <w:t>➔</w:t>
      </w:r>
      <w:r>
        <w:rPr>
          <w:rFonts w:ascii="Arial" w:hAnsi="Arial" w:cs="Arial"/>
          <w:b/>
          <w:bCs/>
        </w:rPr>
        <w:t xml:space="preserve"> Pandas </w:t>
      </w:r>
      <w:proofErr w:type="spellStart"/>
      <w:r>
        <w:rPr>
          <w:rFonts w:ascii="Arial" w:hAnsi="Arial" w:cs="Arial"/>
          <w:b/>
          <w:bCs/>
        </w:rPr>
        <w:t>Dataframe</w:t>
      </w:r>
      <w:proofErr w:type="spellEnd"/>
      <w:r>
        <w:rPr>
          <w:rFonts w:ascii="Arial" w:hAnsi="Arial" w:cs="Arial"/>
        </w:rPr>
        <w:t>, dynamically altering the data subset displayed on the screen.</w:t>
      </w:r>
    </w:p>
    <w:p w14:paraId="5DFF0308" w14:textId="77777777" w:rsidR="000B4032" w:rsidRDefault="000B4032" w:rsidP="000B4032">
      <w:pPr>
        <w:pStyle w:val="NormalWeb"/>
        <w:spacing w:before="0" w:beforeAutospacing="0"/>
        <w:rPr>
          <w:rFonts w:ascii="Arial" w:hAnsi="Arial" w:cs="Arial"/>
        </w:rPr>
      </w:pPr>
    </w:p>
    <w:p w14:paraId="1B243881" w14:textId="77777777" w:rsidR="000B4032" w:rsidRPr="00A71E63" w:rsidRDefault="000B4032" w:rsidP="000B4032">
      <w:pPr>
        <w:pStyle w:val="Heading3"/>
        <w:spacing w:before="0"/>
        <w:rPr>
          <w:rFonts w:ascii="Times New Roman" w:hAnsi="Times New Roman" w:cs="Times New Roman"/>
          <w:b/>
          <w:bCs/>
        </w:rPr>
      </w:pPr>
      <w:r w:rsidRPr="00A71E63">
        <w:rPr>
          <w:rFonts w:ascii="Times New Roman" w:hAnsi="Times New Roman" w:cs="Times New Roman"/>
          <w:b/>
          <w:bCs/>
        </w:rPr>
        <w:lastRenderedPageBreak/>
        <w:t>2.4 Components Design</w:t>
      </w:r>
    </w:p>
    <w:tbl>
      <w:tblPr>
        <w:tblW w:w="9844" w:type="dxa"/>
        <w:tblCellSpacing w:w="15" w:type="dxa"/>
        <w:tblCellMar>
          <w:top w:w="15" w:type="dxa"/>
          <w:left w:w="15" w:type="dxa"/>
          <w:bottom w:w="15" w:type="dxa"/>
          <w:right w:w="15" w:type="dxa"/>
        </w:tblCellMar>
        <w:tblLook w:val="04A0" w:firstRow="1" w:lastRow="0" w:firstColumn="1" w:lastColumn="0" w:noHBand="0" w:noVBand="1"/>
      </w:tblPr>
      <w:tblGrid>
        <w:gridCol w:w="2336"/>
        <w:gridCol w:w="7508"/>
      </w:tblGrid>
      <w:tr w:rsidR="000B4032" w14:paraId="15CEEE80" w14:textId="77777777" w:rsidTr="006311DE">
        <w:trPr>
          <w:trHeight w:val="69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98643C" w14:textId="77777777" w:rsidR="000B4032" w:rsidRDefault="000B4032" w:rsidP="006311DE">
            <w:pPr>
              <w:rPr>
                <w:rFonts w:ascii="Arial" w:hAnsi="Arial" w:cs="Arial"/>
              </w:rPr>
            </w:pPr>
            <w:r>
              <w:rPr>
                <w:rStyle w:val="Strong"/>
                <w:rFonts w:ascii="Arial" w:hAnsi="Arial" w:cs="Arial"/>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A348E" w14:textId="77777777" w:rsidR="000B4032" w:rsidRDefault="000B4032" w:rsidP="006311DE">
            <w:pPr>
              <w:rPr>
                <w:rFonts w:ascii="Arial" w:hAnsi="Arial" w:cs="Arial"/>
              </w:rPr>
            </w:pPr>
            <w:r>
              <w:rPr>
                <w:rStyle w:val="Strong"/>
                <w:rFonts w:ascii="Arial" w:hAnsi="Arial" w:cs="Arial"/>
              </w:rPr>
              <w:t>Description</w:t>
            </w:r>
          </w:p>
        </w:tc>
      </w:tr>
      <w:tr w:rsidR="000B4032" w14:paraId="2314A0AF" w14:textId="77777777" w:rsidTr="006311DE">
        <w:trPr>
          <w:trHeight w:val="11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05FD8" w14:textId="77777777" w:rsidR="000B4032" w:rsidRDefault="000B4032" w:rsidP="006311DE">
            <w:pPr>
              <w:rPr>
                <w:rFonts w:ascii="Arial" w:hAnsi="Arial" w:cs="Arial"/>
              </w:rPr>
            </w:pPr>
            <w:r>
              <w:rPr>
                <w:rFonts w:ascii="Arial" w:hAnsi="Arial" w:cs="Arial"/>
                <w:b/>
                <w:bCs/>
              </w:rPr>
              <w:t>Data Generator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9B5EA" w14:textId="77777777" w:rsidR="000B4032" w:rsidRDefault="000B4032" w:rsidP="006311DE">
            <w:pPr>
              <w:rPr>
                <w:rFonts w:ascii="Arial" w:hAnsi="Arial" w:cs="Arial"/>
              </w:rPr>
            </w:pPr>
            <w:r>
              <w:rPr>
                <w:rFonts w:ascii="Arial" w:hAnsi="Arial" w:cs="Arial"/>
              </w:rPr>
              <w:t>A Python script (</w:t>
            </w:r>
            <w:r>
              <w:rPr>
                <w:rStyle w:val="HTMLCode"/>
                <w:rFonts w:ascii="Arial" w:eastAsiaTheme="minorHAnsi" w:hAnsi="Arial" w:cs="Arial"/>
              </w:rPr>
              <w:t>generate_dataset.py</w:t>
            </w:r>
            <w:r>
              <w:rPr>
                <w:rFonts w:ascii="Arial" w:hAnsi="Arial" w:cs="Arial"/>
              </w:rPr>
              <w:t>) responsible for simulating realistic healthcare cloud billing data.</w:t>
            </w:r>
          </w:p>
        </w:tc>
      </w:tr>
      <w:tr w:rsidR="000B4032" w14:paraId="104670A1" w14:textId="77777777" w:rsidTr="006311DE">
        <w:trPr>
          <w:trHeight w:val="11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528C5" w14:textId="77777777" w:rsidR="000B4032" w:rsidRDefault="000B4032" w:rsidP="006311DE">
            <w:pPr>
              <w:rPr>
                <w:rFonts w:ascii="Arial" w:hAnsi="Arial" w:cs="Arial"/>
              </w:rPr>
            </w:pPr>
            <w:r>
              <w:rPr>
                <w:rFonts w:ascii="Arial" w:hAnsi="Arial" w:cs="Arial"/>
                <w:b/>
                <w:bCs/>
              </w:rPr>
              <w:t>Dashboard UI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A0D8B" w14:textId="77777777" w:rsidR="000B4032" w:rsidRDefault="000B4032" w:rsidP="006311DE">
            <w:pPr>
              <w:rPr>
                <w:rFonts w:ascii="Arial" w:hAnsi="Arial" w:cs="Arial"/>
              </w:rPr>
            </w:pPr>
            <w:r>
              <w:rPr>
                <w:rFonts w:ascii="Arial" w:hAnsi="Arial" w:cs="Arial"/>
              </w:rPr>
              <w:t xml:space="preserve">The </w:t>
            </w:r>
            <w:proofErr w:type="spellStart"/>
            <w:r>
              <w:rPr>
                <w:rFonts w:ascii="Arial" w:hAnsi="Arial" w:cs="Arial"/>
              </w:rPr>
              <w:t>Streamlit</w:t>
            </w:r>
            <w:proofErr w:type="spellEnd"/>
            <w:r>
              <w:rPr>
                <w:rFonts w:ascii="Arial" w:hAnsi="Arial" w:cs="Arial"/>
              </w:rPr>
              <w:t xml:space="preserve"> framework rendering metrics, data tables, and tabs (Executive Summary, ML Analysis, Optimization).</w:t>
            </w:r>
          </w:p>
        </w:tc>
      </w:tr>
      <w:tr w:rsidR="000B4032" w14:paraId="7521497F" w14:textId="77777777" w:rsidTr="006311DE">
        <w:trPr>
          <w:trHeight w:val="11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B8FE0" w14:textId="77777777" w:rsidR="000B4032" w:rsidRDefault="000B4032" w:rsidP="006311DE">
            <w:pPr>
              <w:rPr>
                <w:rFonts w:ascii="Arial" w:hAnsi="Arial" w:cs="Arial"/>
              </w:rPr>
            </w:pPr>
            <w:r>
              <w:rPr>
                <w:rFonts w:ascii="Arial" w:hAnsi="Arial" w:cs="Arial"/>
                <w:b/>
                <w:bCs/>
              </w:rPr>
              <w:t>Visualization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B77D7" w14:textId="77777777" w:rsidR="000B4032" w:rsidRDefault="000B4032" w:rsidP="006311DE">
            <w:pPr>
              <w:rPr>
                <w:rFonts w:ascii="Arial" w:hAnsi="Arial" w:cs="Arial"/>
              </w:rPr>
            </w:pPr>
            <w:r>
              <w:rPr>
                <w:rFonts w:ascii="Arial" w:hAnsi="Arial" w:cs="Arial"/>
              </w:rPr>
              <w:t>Plotly Express &amp; Graph Objects handling complex chart generation (Heatmaps, Area charts, Scatter plots).</w:t>
            </w:r>
          </w:p>
        </w:tc>
      </w:tr>
      <w:tr w:rsidR="000B4032" w14:paraId="4FB06300" w14:textId="77777777" w:rsidTr="006311DE">
        <w:trPr>
          <w:trHeight w:val="11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D778A" w14:textId="77777777" w:rsidR="000B4032" w:rsidRDefault="000B4032" w:rsidP="006311DE">
            <w:pPr>
              <w:rPr>
                <w:rFonts w:ascii="Arial" w:hAnsi="Arial" w:cs="Arial"/>
              </w:rPr>
            </w:pPr>
            <w:r>
              <w:rPr>
                <w:rFonts w:ascii="Arial" w:hAnsi="Arial" w:cs="Arial"/>
                <w:b/>
                <w:bCs/>
              </w:rPr>
              <w:t>Machine Learning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F99EA" w14:textId="77777777" w:rsidR="000B4032" w:rsidRDefault="000B4032" w:rsidP="006311DE">
            <w:pPr>
              <w:rPr>
                <w:rFonts w:ascii="Arial" w:hAnsi="Arial" w:cs="Arial"/>
              </w:rPr>
            </w:pPr>
            <w:r>
              <w:rPr>
                <w:rFonts w:ascii="Arial" w:hAnsi="Arial" w:cs="Arial"/>
              </w:rPr>
              <w:t>Scikit-Learn modules computing linear trends and identifying isolated data points (anomalies).</w:t>
            </w:r>
          </w:p>
        </w:tc>
      </w:tr>
    </w:tbl>
    <w:p w14:paraId="4DAADCDC" w14:textId="77777777" w:rsidR="004C171F" w:rsidRPr="004C171F" w:rsidRDefault="004C171F" w:rsidP="000B4032">
      <w:pPr>
        <w:pStyle w:val="Heading3"/>
        <w:spacing w:before="0"/>
        <w:rPr>
          <w:rFonts w:ascii="Times New Roman" w:hAnsi="Times New Roman" w:cs="Times New Roman"/>
          <w:b/>
          <w:bCs/>
        </w:rPr>
      </w:pPr>
    </w:p>
    <w:p w14:paraId="3CD2CB4B" w14:textId="28728D7E" w:rsidR="000B4032" w:rsidRPr="004C171F" w:rsidRDefault="000B4032" w:rsidP="000B4032">
      <w:pPr>
        <w:pStyle w:val="Heading3"/>
        <w:spacing w:before="0"/>
        <w:rPr>
          <w:rFonts w:ascii="Times New Roman" w:hAnsi="Times New Roman" w:cs="Times New Roman"/>
          <w:b/>
          <w:bCs/>
        </w:rPr>
      </w:pPr>
      <w:r w:rsidRPr="004C171F">
        <w:rPr>
          <w:rFonts w:ascii="Times New Roman" w:hAnsi="Times New Roman" w:cs="Times New Roman"/>
          <w:b/>
          <w:bCs/>
        </w:rPr>
        <w:t>2.5 Key Design Considerations</w:t>
      </w:r>
    </w:p>
    <w:p w14:paraId="7DCDE358" w14:textId="77777777" w:rsidR="000B4032" w:rsidRPr="007F781E" w:rsidRDefault="000B4032" w:rsidP="000B4032">
      <w:pPr>
        <w:pStyle w:val="NormalWeb"/>
        <w:numPr>
          <w:ilvl w:val="0"/>
          <w:numId w:val="10"/>
        </w:numPr>
        <w:spacing w:before="0" w:beforeAutospacing="0"/>
      </w:pPr>
      <w:r>
        <w:rPr>
          <w:rFonts w:ascii="Arial" w:hAnsi="Arial" w:cs="Arial"/>
          <w:b/>
          <w:bCs/>
        </w:rPr>
        <w:t>Simplicity &amp; Extensibility:</w:t>
      </w:r>
      <w:r>
        <w:rPr>
          <w:rFonts w:ascii="Arial" w:hAnsi="Arial" w:cs="Arial"/>
        </w:rPr>
        <w:t xml:space="preserve"> The use of </w:t>
      </w:r>
      <w:proofErr w:type="spellStart"/>
      <w:r>
        <w:rPr>
          <w:rFonts w:ascii="Arial" w:hAnsi="Arial" w:cs="Arial"/>
        </w:rPr>
        <w:t>Streamlit</w:t>
      </w:r>
      <w:proofErr w:type="spellEnd"/>
      <w:r>
        <w:rPr>
          <w:rFonts w:ascii="Arial" w:hAnsi="Arial" w:cs="Arial"/>
        </w:rPr>
        <w:t xml:space="preserve"> allows for rapid prototyping </w:t>
      </w:r>
      <w:r w:rsidRPr="007F781E">
        <w:t>without the need for complex frontend-backend separation.</w:t>
      </w:r>
    </w:p>
    <w:p w14:paraId="5E97A4C6" w14:textId="77777777" w:rsidR="000B4032" w:rsidRDefault="000B4032" w:rsidP="000B4032">
      <w:pPr>
        <w:pStyle w:val="NormalWeb"/>
        <w:numPr>
          <w:ilvl w:val="0"/>
          <w:numId w:val="10"/>
        </w:numPr>
        <w:spacing w:before="0" w:beforeAutospacing="0"/>
        <w:rPr>
          <w:rFonts w:ascii="Arial" w:hAnsi="Arial" w:cs="Arial"/>
        </w:rPr>
      </w:pPr>
      <w:r>
        <w:rPr>
          <w:rFonts w:ascii="Arial" w:hAnsi="Arial" w:cs="Arial"/>
          <w:b/>
          <w:bCs/>
        </w:rPr>
        <w:t>Interactivity:</w:t>
      </w:r>
      <w:r>
        <w:rPr>
          <w:rFonts w:ascii="Arial" w:hAnsi="Arial" w:cs="Arial"/>
        </w:rPr>
        <w:t xml:space="preserve"> All visual components must react synchronously and seamlessly to sidebar filter changes.</w:t>
      </w:r>
    </w:p>
    <w:p w14:paraId="7A9918DE" w14:textId="77777777" w:rsidR="000B4032" w:rsidRDefault="000B4032" w:rsidP="000B4032">
      <w:pPr>
        <w:pStyle w:val="NormalWeb"/>
        <w:numPr>
          <w:ilvl w:val="0"/>
          <w:numId w:val="10"/>
        </w:numPr>
        <w:spacing w:before="0" w:beforeAutospacing="0"/>
        <w:rPr>
          <w:rFonts w:ascii="Arial" w:hAnsi="Arial" w:cs="Arial"/>
        </w:rPr>
      </w:pPr>
      <w:r>
        <w:rPr>
          <w:rFonts w:ascii="Arial" w:hAnsi="Arial" w:cs="Arial"/>
          <w:b/>
          <w:bCs/>
        </w:rPr>
        <w:t>Aesthetics:</w:t>
      </w:r>
      <w:r>
        <w:rPr>
          <w:rFonts w:ascii="Arial" w:hAnsi="Arial" w:cs="Arial"/>
        </w:rPr>
        <w:t xml:space="preserve"> The UI features premium, dark-mode styling utilizing custom CSS overrides within the </w:t>
      </w:r>
      <w:proofErr w:type="spellStart"/>
      <w:r>
        <w:rPr>
          <w:rFonts w:ascii="Arial" w:hAnsi="Arial" w:cs="Arial"/>
        </w:rPr>
        <w:t>Streamlit</w:t>
      </w:r>
      <w:proofErr w:type="spellEnd"/>
      <w:r>
        <w:rPr>
          <w:rFonts w:ascii="Arial" w:hAnsi="Arial" w:cs="Arial"/>
        </w:rPr>
        <w:t xml:space="preserve"> framework.</w:t>
      </w:r>
    </w:p>
    <w:p w14:paraId="5E5BEDCA" w14:textId="77777777" w:rsidR="000B4032" w:rsidRDefault="000B4032" w:rsidP="000B4032">
      <w:pPr>
        <w:pStyle w:val="NormalWeb"/>
        <w:spacing w:before="0" w:beforeAutospacing="0"/>
        <w:ind w:left="720"/>
        <w:rPr>
          <w:rFonts w:ascii="Arial" w:hAnsi="Arial" w:cs="Arial"/>
        </w:rPr>
      </w:pPr>
    </w:p>
    <w:p w14:paraId="07BE4304" w14:textId="77777777" w:rsidR="000B4032" w:rsidRPr="004C171F" w:rsidRDefault="000B4032" w:rsidP="000B4032">
      <w:pPr>
        <w:pStyle w:val="Heading3"/>
        <w:spacing w:before="0"/>
        <w:rPr>
          <w:rFonts w:ascii="Times New Roman" w:hAnsi="Times New Roman" w:cs="Times New Roman"/>
          <w:b/>
          <w:bCs/>
        </w:rPr>
      </w:pPr>
      <w:r w:rsidRPr="004C171F">
        <w:rPr>
          <w:rFonts w:ascii="Times New Roman" w:hAnsi="Times New Roman" w:cs="Times New Roman"/>
          <w:b/>
          <w:bCs/>
        </w:rPr>
        <w:t>2.6 API Catalogue</w:t>
      </w:r>
    </w:p>
    <w:p w14:paraId="291DA1C2" w14:textId="77777777" w:rsidR="000B4032" w:rsidRDefault="000B4032" w:rsidP="000B4032">
      <w:pPr>
        <w:pStyle w:val="NormalWeb"/>
        <w:spacing w:before="0" w:beforeAutospacing="0"/>
        <w:rPr>
          <w:rFonts w:ascii="Arial" w:hAnsi="Arial" w:cs="Arial"/>
        </w:rPr>
      </w:pPr>
      <w:r>
        <w:rPr>
          <w:rFonts w:ascii="Arial" w:hAnsi="Arial" w:cs="Arial"/>
        </w:rPr>
        <w:t xml:space="preserve">As a </w:t>
      </w:r>
      <w:proofErr w:type="spellStart"/>
      <w:r>
        <w:rPr>
          <w:rFonts w:ascii="Arial" w:hAnsi="Arial" w:cs="Arial"/>
        </w:rPr>
        <w:t>Streamlit</w:t>
      </w:r>
      <w:proofErr w:type="spellEnd"/>
      <w:r>
        <w:rPr>
          <w:rFonts w:ascii="Arial" w:hAnsi="Arial" w:cs="Arial"/>
        </w:rPr>
        <w:t xml:space="preserve"> application relying on local data files, there are no external REST APIs exposed by this system. Internal data transformations act as implicit interfaces between Pandas </w:t>
      </w:r>
      <w:proofErr w:type="spellStart"/>
      <w:r>
        <w:rPr>
          <w:rFonts w:ascii="Arial" w:hAnsi="Arial" w:cs="Arial"/>
        </w:rPr>
        <w:t>dataframes</w:t>
      </w:r>
      <w:proofErr w:type="spellEnd"/>
      <w:r>
        <w:rPr>
          <w:rFonts w:ascii="Arial" w:hAnsi="Arial" w:cs="Arial"/>
        </w:rPr>
        <w:t xml:space="preserve"> and Plotly charting functions.</w:t>
      </w:r>
    </w:p>
    <w:p w14:paraId="70D356E1" w14:textId="77777777" w:rsidR="000B4032" w:rsidRDefault="000B4032" w:rsidP="000B4032">
      <w:pPr>
        <w:pStyle w:val="NormalWeb"/>
        <w:spacing w:before="0" w:beforeAutospacing="0"/>
        <w:rPr>
          <w:rFonts w:ascii="Arial" w:hAnsi="Arial" w:cs="Arial"/>
        </w:rPr>
      </w:pPr>
    </w:p>
    <w:p w14:paraId="136AADF0" w14:textId="77777777" w:rsidR="001A3F9E" w:rsidRDefault="001A3F9E" w:rsidP="000B4032">
      <w:pPr>
        <w:pStyle w:val="NormalWeb"/>
        <w:spacing w:before="0" w:beforeAutospacing="0"/>
        <w:rPr>
          <w:rFonts w:ascii="Arial" w:hAnsi="Arial" w:cs="Arial"/>
        </w:rPr>
      </w:pPr>
    </w:p>
    <w:p w14:paraId="76B8F9E9" w14:textId="77777777" w:rsidR="000B4032" w:rsidRPr="004C171F" w:rsidRDefault="000B4032" w:rsidP="000B4032">
      <w:pPr>
        <w:pStyle w:val="Heading3"/>
        <w:rPr>
          <w:rFonts w:ascii="Times New Roman" w:hAnsi="Times New Roman" w:cs="Times New Roman"/>
          <w:b/>
          <w:bCs/>
          <w:sz w:val="32"/>
          <w:szCs w:val="32"/>
          <w:u w:val="single"/>
        </w:rPr>
      </w:pPr>
      <w:r w:rsidRPr="004C171F">
        <w:rPr>
          <w:rFonts w:ascii="Times New Roman" w:hAnsi="Times New Roman" w:cs="Times New Roman"/>
          <w:b/>
          <w:bCs/>
          <w:sz w:val="32"/>
          <w:szCs w:val="32"/>
          <w:u w:val="single"/>
        </w:rPr>
        <w:lastRenderedPageBreak/>
        <w:t>3. Data Design</w:t>
      </w:r>
    </w:p>
    <w:p w14:paraId="3158495F" w14:textId="77777777" w:rsidR="000B4032" w:rsidRPr="004C171F" w:rsidRDefault="000B4032" w:rsidP="000B4032">
      <w:pPr>
        <w:pStyle w:val="Heading3"/>
        <w:spacing w:before="0"/>
        <w:rPr>
          <w:rFonts w:ascii="Times New Roman" w:hAnsi="Times New Roman" w:cs="Times New Roman"/>
          <w:b/>
          <w:bCs/>
        </w:rPr>
      </w:pPr>
      <w:r w:rsidRPr="004C171F">
        <w:rPr>
          <w:rFonts w:ascii="Times New Roman" w:hAnsi="Times New Roman" w:cs="Times New Roman"/>
          <w:b/>
          <w:bCs/>
        </w:rPr>
        <w:t>3.1 Data Model</w:t>
      </w:r>
    </w:p>
    <w:p w14:paraId="23038061" w14:textId="77777777" w:rsidR="000B4032" w:rsidRDefault="000B4032" w:rsidP="000B4032">
      <w:pPr>
        <w:pStyle w:val="NormalWeb"/>
        <w:spacing w:before="0" w:beforeAutospacing="0"/>
        <w:rPr>
          <w:rFonts w:ascii="Arial" w:hAnsi="Arial" w:cs="Arial"/>
        </w:rPr>
      </w:pPr>
      <w:r>
        <w:rPr>
          <w:rFonts w:ascii="Arial" w:hAnsi="Arial" w:cs="Arial"/>
        </w:rPr>
        <w:t>The system uses a flat, denormalized data structure suitable for analytical processing (OLAP-style queries via Pandas).</w:t>
      </w:r>
    </w:p>
    <w:tbl>
      <w:tblPr>
        <w:tblW w:w="9178" w:type="dxa"/>
        <w:tblCellSpacing w:w="15" w:type="dxa"/>
        <w:tblCellMar>
          <w:top w:w="15" w:type="dxa"/>
          <w:left w:w="15" w:type="dxa"/>
          <w:bottom w:w="15" w:type="dxa"/>
          <w:right w:w="15" w:type="dxa"/>
        </w:tblCellMar>
        <w:tblLook w:val="04A0" w:firstRow="1" w:lastRow="0" w:firstColumn="1" w:lastColumn="0" w:noHBand="0" w:noVBand="1"/>
      </w:tblPr>
      <w:tblGrid>
        <w:gridCol w:w="2956"/>
        <w:gridCol w:w="6222"/>
      </w:tblGrid>
      <w:tr w:rsidR="000B4032" w14:paraId="767ACB5C" w14:textId="77777777" w:rsidTr="006311DE">
        <w:trPr>
          <w:trHeight w:val="91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0CBEC" w14:textId="77777777" w:rsidR="000B4032" w:rsidRDefault="000B4032" w:rsidP="006311DE">
            <w:pPr>
              <w:rPr>
                <w:rFonts w:ascii="Arial" w:hAnsi="Arial" w:cs="Arial"/>
              </w:rPr>
            </w:pPr>
            <w:r>
              <w:rPr>
                <w:rStyle w:val="Strong"/>
                <w:rFonts w:ascii="Arial" w:hAnsi="Arial" w:cs="Arial"/>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C0FE7" w14:textId="77777777" w:rsidR="000B4032" w:rsidRDefault="000B4032" w:rsidP="006311DE">
            <w:pPr>
              <w:rPr>
                <w:rFonts w:ascii="Arial" w:hAnsi="Arial" w:cs="Arial"/>
              </w:rPr>
            </w:pPr>
            <w:r>
              <w:rPr>
                <w:rStyle w:val="Strong"/>
                <w:rFonts w:ascii="Arial" w:hAnsi="Arial" w:cs="Arial"/>
              </w:rPr>
              <w:t>Key Attributes</w:t>
            </w:r>
          </w:p>
        </w:tc>
      </w:tr>
      <w:tr w:rsidR="000B4032" w14:paraId="5DFCFC4D" w14:textId="77777777" w:rsidTr="006311DE">
        <w:trPr>
          <w:trHeight w:val="94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87C56" w14:textId="77777777" w:rsidR="000B4032" w:rsidRDefault="000B4032" w:rsidP="006311DE">
            <w:pPr>
              <w:rPr>
                <w:rFonts w:ascii="Arial" w:hAnsi="Arial" w:cs="Arial"/>
              </w:rPr>
            </w:pPr>
            <w:r>
              <w:rPr>
                <w:rFonts w:ascii="Arial" w:hAnsi="Arial" w:cs="Arial"/>
                <w:b/>
                <w:bCs/>
              </w:rPr>
              <w:t>Identifiers &amp; Logistics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6C916" w14:textId="77777777" w:rsidR="000B4032" w:rsidRDefault="000B4032" w:rsidP="006311DE">
            <w:pPr>
              <w:rPr>
                <w:rFonts w:ascii="Arial" w:hAnsi="Arial" w:cs="Arial"/>
              </w:rPr>
            </w:pPr>
            <w:r>
              <w:rPr>
                <w:rFonts w:ascii="Arial" w:hAnsi="Arial" w:cs="Arial"/>
              </w:rPr>
              <w:t>Billing ID, Date, Hospital Name, Department Name</w:t>
            </w:r>
          </w:p>
        </w:tc>
      </w:tr>
      <w:tr w:rsidR="000B4032" w14:paraId="3F05EBD8" w14:textId="77777777" w:rsidTr="006311DE">
        <w:trPr>
          <w:trHeight w:val="91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7EF5D" w14:textId="77777777" w:rsidR="000B4032" w:rsidRDefault="000B4032" w:rsidP="006311DE">
            <w:pPr>
              <w:rPr>
                <w:rFonts w:ascii="Arial" w:hAnsi="Arial" w:cs="Arial"/>
              </w:rPr>
            </w:pPr>
            <w:r>
              <w:rPr>
                <w:rFonts w:ascii="Arial" w:hAnsi="Arial" w:cs="Arial"/>
                <w:b/>
                <w:bCs/>
              </w:rPr>
              <w:t>Cloud Specifications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69103" w14:textId="77777777" w:rsidR="000B4032" w:rsidRDefault="000B4032" w:rsidP="006311DE">
            <w:pPr>
              <w:rPr>
                <w:rFonts w:ascii="Arial" w:hAnsi="Arial" w:cs="Arial"/>
              </w:rPr>
            </w:pPr>
            <w:r>
              <w:rPr>
                <w:rFonts w:ascii="Arial" w:hAnsi="Arial" w:cs="Arial"/>
              </w:rPr>
              <w:t>Vendor Name, Service Type, Region</w:t>
            </w:r>
          </w:p>
        </w:tc>
      </w:tr>
      <w:tr w:rsidR="000B4032" w14:paraId="77AC2720" w14:textId="77777777" w:rsidTr="006311DE">
        <w:trPr>
          <w:trHeight w:val="91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58972" w14:textId="77777777" w:rsidR="000B4032" w:rsidRDefault="000B4032" w:rsidP="006311DE">
            <w:pPr>
              <w:rPr>
                <w:rFonts w:ascii="Arial" w:hAnsi="Arial" w:cs="Arial"/>
              </w:rPr>
            </w:pPr>
            <w:r>
              <w:rPr>
                <w:rFonts w:ascii="Arial" w:hAnsi="Arial" w:cs="Arial"/>
                <w:b/>
                <w:bCs/>
              </w:rPr>
              <w:t>Metrics &amp;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6BB4B" w14:textId="77777777" w:rsidR="000B4032" w:rsidRDefault="000B4032" w:rsidP="006311DE">
            <w:pPr>
              <w:rPr>
                <w:rFonts w:ascii="Arial" w:hAnsi="Arial" w:cs="Arial"/>
              </w:rPr>
            </w:pPr>
            <w:r>
              <w:rPr>
                <w:rFonts w:ascii="Arial" w:hAnsi="Arial" w:cs="Arial"/>
              </w:rPr>
              <w:t>Usage Hours, Storage Used (GB), Monthly Cost</w:t>
            </w:r>
          </w:p>
        </w:tc>
      </w:tr>
      <w:tr w:rsidR="000B4032" w14:paraId="4BE59352" w14:textId="77777777" w:rsidTr="006311DE">
        <w:trPr>
          <w:trHeight w:val="94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65F2A2" w14:textId="77777777" w:rsidR="000B4032" w:rsidRDefault="000B4032" w:rsidP="006311DE">
            <w:pPr>
              <w:rPr>
                <w:rFonts w:ascii="Arial" w:hAnsi="Arial" w:cs="Arial"/>
              </w:rPr>
            </w:pPr>
            <w:r>
              <w:rPr>
                <w:rFonts w:ascii="Arial" w:hAnsi="Arial" w:cs="Arial"/>
                <w:b/>
                <w:bCs/>
              </w:rPr>
              <w:t>System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9FC01" w14:textId="77777777" w:rsidR="000B4032" w:rsidRDefault="000B4032" w:rsidP="006311DE">
            <w:pPr>
              <w:rPr>
                <w:rFonts w:ascii="Arial" w:hAnsi="Arial" w:cs="Arial"/>
              </w:rPr>
            </w:pPr>
            <w:r>
              <w:rPr>
                <w:rFonts w:ascii="Arial" w:hAnsi="Arial" w:cs="Arial"/>
              </w:rPr>
              <w:t>CPU Usage %, Memory Usage %</w:t>
            </w:r>
          </w:p>
        </w:tc>
      </w:tr>
    </w:tbl>
    <w:p w14:paraId="41518C47" w14:textId="77777777" w:rsidR="000B4032" w:rsidRDefault="000B4032" w:rsidP="000B4032">
      <w:pPr>
        <w:pStyle w:val="Heading3"/>
        <w:spacing w:before="0"/>
        <w:rPr>
          <w:rFonts w:ascii="Arial" w:hAnsi="Arial" w:cs="Arial"/>
        </w:rPr>
      </w:pPr>
    </w:p>
    <w:p w14:paraId="707F5150" w14:textId="77777777" w:rsidR="000B4032" w:rsidRDefault="000B4032" w:rsidP="000B4032">
      <w:pPr>
        <w:pStyle w:val="Heading3"/>
        <w:spacing w:before="0"/>
        <w:rPr>
          <w:rFonts w:ascii="Arial" w:hAnsi="Arial" w:cs="Arial"/>
        </w:rPr>
      </w:pPr>
    </w:p>
    <w:p w14:paraId="5F5F5BE1" w14:textId="77777777" w:rsidR="000B4032" w:rsidRPr="004C171F" w:rsidRDefault="000B4032" w:rsidP="000B4032">
      <w:pPr>
        <w:pStyle w:val="Heading3"/>
        <w:spacing w:before="0"/>
        <w:rPr>
          <w:rFonts w:ascii="Times New Roman" w:hAnsi="Times New Roman" w:cs="Times New Roman"/>
          <w:b/>
          <w:bCs/>
        </w:rPr>
      </w:pPr>
      <w:r w:rsidRPr="004C171F">
        <w:rPr>
          <w:rFonts w:ascii="Times New Roman" w:hAnsi="Times New Roman" w:cs="Times New Roman"/>
          <w:b/>
          <w:bCs/>
        </w:rPr>
        <w:t>3.2 Data Access Mechanism</w:t>
      </w:r>
    </w:p>
    <w:p w14:paraId="68549D47" w14:textId="77777777" w:rsidR="000B4032" w:rsidRDefault="000B4032" w:rsidP="000B4032">
      <w:pPr>
        <w:pStyle w:val="NormalWeb"/>
        <w:spacing w:before="0" w:beforeAutospacing="0"/>
        <w:rPr>
          <w:rFonts w:ascii="Arial" w:hAnsi="Arial" w:cs="Arial"/>
        </w:rPr>
      </w:pPr>
      <w:r>
        <w:rPr>
          <w:rFonts w:ascii="Arial" w:hAnsi="Arial" w:cs="Arial"/>
        </w:rPr>
        <w:t>The application uses Python's Pandas library (</w:t>
      </w:r>
      <w:proofErr w:type="spellStart"/>
      <w:proofErr w:type="gramStart"/>
      <w:r>
        <w:rPr>
          <w:rStyle w:val="HTMLCode"/>
          <w:rFonts w:ascii="Arial" w:hAnsi="Arial" w:cs="Arial"/>
        </w:rPr>
        <w:t>pd.read</w:t>
      </w:r>
      <w:proofErr w:type="gramEnd"/>
      <w:r>
        <w:rPr>
          <w:rStyle w:val="HTMLCode"/>
          <w:rFonts w:ascii="Arial" w:hAnsi="Arial" w:cs="Arial"/>
        </w:rPr>
        <w:t>_csv</w:t>
      </w:r>
      <w:proofErr w:type="spellEnd"/>
      <w:r>
        <w:rPr>
          <w:rFonts w:ascii="Arial" w:hAnsi="Arial" w:cs="Arial"/>
        </w:rPr>
        <w:t xml:space="preserve">) to load the dataset directly into system memory as a </w:t>
      </w:r>
      <w:proofErr w:type="spellStart"/>
      <w:r>
        <w:rPr>
          <w:rFonts w:ascii="Arial" w:hAnsi="Arial" w:cs="Arial"/>
        </w:rPr>
        <w:t>DataFrame</w:t>
      </w:r>
      <w:proofErr w:type="spellEnd"/>
      <w:r>
        <w:rPr>
          <w:rFonts w:ascii="Arial" w:hAnsi="Arial" w:cs="Arial"/>
        </w:rPr>
        <w:t xml:space="preserve"> upon initialization.</w:t>
      </w:r>
    </w:p>
    <w:p w14:paraId="1122A522" w14:textId="77777777" w:rsidR="000B4032" w:rsidRDefault="000B4032" w:rsidP="000B4032">
      <w:pPr>
        <w:pStyle w:val="NormalWeb"/>
        <w:spacing w:before="0" w:beforeAutospacing="0"/>
        <w:rPr>
          <w:rFonts w:ascii="Arial" w:hAnsi="Arial" w:cs="Arial"/>
        </w:rPr>
      </w:pPr>
    </w:p>
    <w:p w14:paraId="7925B1E2" w14:textId="77777777" w:rsidR="000B4032" w:rsidRPr="004C171F" w:rsidRDefault="000B4032" w:rsidP="000B4032">
      <w:pPr>
        <w:pStyle w:val="Heading3"/>
        <w:spacing w:before="0"/>
        <w:rPr>
          <w:rFonts w:ascii="Times New Roman" w:hAnsi="Times New Roman" w:cs="Times New Roman"/>
          <w:b/>
          <w:bCs/>
        </w:rPr>
      </w:pPr>
      <w:r w:rsidRPr="004C171F">
        <w:rPr>
          <w:rFonts w:ascii="Times New Roman" w:hAnsi="Times New Roman" w:cs="Times New Roman"/>
          <w:b/>
          <w:bCs/>
        </w:rPr>
        <w:t>3.3 Data Retention Policies</w:t>
      </w:r>
    </w:p>
    <w:p w14:paraId="36263592" w14:textId="77777777" w:rsidR="000B4032" w:rsidRDefault="000B4032" w:rsidP="000B4032">
      <w:pPr>
        <w:pStyle w:val="NormalWeb"/>
        <w:spacing w:before="0" w:beforeAutospacing="0"/>
        <w:rPr>
          <w:rFonts w:ascii="Arial" w:hAnsi="Arial" w:cs="Arial"/>
        </w:rPr>
      </w:pPr>
      <w:r>
        <w:rPr>
          <w:rFonts w:ascii="Arial" w:hAnsi="Arial" w:cs="Arial"/>
        </w:rPr>
        <w:t>Currently, the scope involves static, generated datasets for project demonstration purposes. In a real-world production environment, data older than 3 years would typically be archived.</w:t>
      </w:r>
    </w:p>
    <w:p w14:paraId="72E1EF4A" w14:textId="77777777" w:rsidR="000B4032" w:rsidRDefault="000B4032" w:rsidP="000B4032">
      <w:pPr>
        <w:pStyle w:val="NormalWeb"/>
        <w:spacing w:before="0" w:beforeAutospacing="0"/>
        <w:rPr>
          <w:rFonts w:ascii="Arial" w:hAnsi="Arial" w:cs="Arial"/>
        </w:rPr>
      </w:pPr>
    </w:p>
    <w:p w14:paraId="60A5CE23" w14:textId="77777777" w:rsidR="000B4032" w:rsidRPr="004C171F" w:rsidRDefault="000B4032" w:rsidP="000B4032">
      <w:pPr>
        <w:pStyle w:val="Heading3"/>
        <w:spacing w:before="0"/>
        <w:rPr>
          <w:rFonts w:ascii="Times New Roman" w:hAnsi="Times New Roman" w:cs="Times New Roman"/>
          <w:b/>
          <w:bCs/>
        </w:rPr>
      </w:pPr>
      <w:r w:rsidRPr="004C171F">
        <w:rPr>
          <w:rFonts w:ascii="Times New Roman" w:hAnsi="Times New Roman" w:cs="Times New Roman"/>
          <w:b/>
          <w:bCs/>
        </w:rPr>
        <w:t>3.4 Data Migration</w:t>
      </w:r>
    </w:p>
    <w:p w14:paraId="53E1F00D" w14:textId="77777777" w:rsidR="000B4032" w:rsidRDefault="000B4032" w:rsidP="000B4032">
      <w:pPr>
        <w:pStyle w:val="NormalWeb"/>
        <w:spacing w:before="0" w:beforeAutospacing="0"/>
        <w:rPr>
          <w:rFonts w:ascii="Arial" w:hAnsi="Arial" w:cs="Arial"/>
        </w:rPr>
      </w:pPr>
      <w:r>
        <w:rPr>
          <w:rFonts w:ascii="Arial" w:hAnsi="Arial" w:cs="Arial"/>
        </w:rPr>
        <w:t>Since the data is generated synthetically per run or session, data migration from legacy systems is out of scope for the current academic demonstration.</w:t>
      </w:r>
    </w:p>
    <w:p w14:paraId="1DC30CAC" w14:textId="77777777" w:rsidR="000B4032" w:rsidRDefault="000B4032" w:rsidP="000B4032">
      <w:pPr>
        <w:pStyle w:val="NormalWeb"/>
        <w:spacing w:before="0" w:beforeAutospacing="0"/>
        <w:rPr>
          <w:rFonts w:ascii="Arial" w:hAnsi="Arial" w:cs="Arial"/>
        </w:rPr>
      </w:pPr>
    </w:p>
    <w:p w14:paraId="2B15AA3F" w14:textId="77777777" w:rsidR="004C171F" w:rsidRDefault="004C171F" w:rsidP="000B4032">
      <w:pPr>
        <w:pStyle w:val="NormalWeb"/>
        <w:spacing w:before="0" w:beforeAutospacing="0"/>
        <w:rPr>
          <w:rFonts w:ascii="Arial" w:hAnsi="Arial" w:cs="Arial"/>
        </w:rPr>
      </w:pPr>
    </w:p>
    <w:p w14:paraId="5EC9F62D" w14:textId="77777777" w:rsidR="000B4032" w:rsidRPr="004C171F" w:rsidRDefault="000B4032" w:rsidP="000B4032">
      <w:pPr>
        <w:pStyle w:val="Heading3"/>
        <w:rPr>
          <w:rFonts w:ascii="Times New Roman" w:hAnsi="Times New Roman" w:cs="Times New Roman"/>
          <w:b/>
          <w:bCs/>
          <w:sz w:val="32"/>
          <w:szCs w:val="32"/>
          <w:u w:val="single"/>
        </w:rPr>
      </w:pPr>
      <w:r w:rsidRPr="004C171F">
        <w:rPr>
          <w:rFonts w:ascii="Times New Roman" w:hAnsi="Times New Roman" w:cs="Times New Roman"/>
          <w:b/>
          <w:bCs/>
          <w:sz w:val="32"/>
          <w:szCs w:val="32"/>
          <w:u w:val="single"/>
        </w:rPr>
        <w:t>4. Interfaces</w:t>
      </w:r>
    </w:p>
    <w:p w14:paraId="04F6186F" w14:textId="77777777" w:rsidR="000B4032" w:rsidRDefault="000B4032" w:rsidP="000B4032">
      <w:pPr>
        <w:pStyle w:val="NormalWeb"/>
        <w:numPr>
          <w:ilvl w:val="0"/>
          <w:numId w:val="11"/>
        </w:numPr>
      </w:pPr>
      <w:r w:rsidRPr="00A12F63">
        <w:rPr>
          <w:b/>
          <w:bCs/>
          <w:sz w:val="28"/>
          <w:szCs w:val="28"/>
        </w:rPr>
        <w:t>User Interface (UI):</w:t>
      </w:r>
      <w:r w:rsidRPr="00A12F63">
        <w:rPr>
          <w:sz w:val="28"/>
          <w:szCs w:val="28"/>
        </w:rPr>
        <w:t xml:space="preserve"> </w:t>
      </w:r>
      <w:r>
        <w:t>Web-based Graphical User Interface accessed via standard web browsers (e.g., Google Chrome, Microsoft Edge).</w:t>
      </w:r>
    </w:p>
    <w:p w14:paraId="70140601" w14:textId="77777777" w:rsidR="000B4032" w:rsidRDefault="000B4032" w:rsidP="000B4032">
      <w:pPr>
        <w:pStyle w:val="NormalWeb"/>
        <w:numPr>
          <w:ilvl w:val="0"/>
          <w:numId w:val="11"/>
        </w:numPr>
      </w:pPr>
      <w:r w:rsidRPr="00A12F63">
        <w:rPr>
          <w:b/>
          <w:bCs/>
          <w:sz w:val="28"/>
          <w:szCs w:val="28"/>
        </w:rPr>
        <w:t>Code Interface</w:t>
      </w:r>
      <w:r>
        <w:rPr>
          <w:b/>
          <w:bCs/>
        </w:rPr>
        <w:t>:</w:t>
      </w:r>
      <w:r>
        <w:t xml:space="preserve"> The underlying logic interfaces directly with the Scikit-Learn and Plotly Python libraries.</w:t>
      </w:r>
    </w:p>
    <w:p w14:paraId="4B375098" w14:textId="77777777" w:rsidR="000B4032" w:rsidRPr="007F781E" w:rsidRDefault="000B4032" w:rsidP="000B4032">
      <w:pPr>
        <w:pStyle w:val="Heading3"/>
        <w:rPr>
          <w:sz w:val="36"/>
          <w:szCs w:val="36"/>
        </w:rPr>
      </w:pPr>
    </w:p>
    <w:p w14:paraId="241BB75B" w14:textId="77777777" w:rsidR="000B4032" w:rsidRPr="004C171F" w:rsidRDefault="000B4032" w:rsidP="000B4032">
      <w:pPr>
        <w:pStyle w:val="Heading3"/>
        <w:rPr>
          <w:rFonts w:ascii="Times New Roman" w:hAnsi="Times New Roman" w:cs="Times New Roman"/>
          <w:b/>
          <w:bCs/>
          <w:sz w:val="32"/>
          <w:szCs w:val="32"/>
          <w:u w:val="single"/>
        </w:rPr>
      </w:pPr>
      <w:r w:rsidRPr="004C171F">
        <w:rPr>
          <w:rFonts w:ascii="Times New Roman" w:hAnsi="Times New Roman" w:cs="Times New Roman"/>
          <w:b/>
          <w:bCs/>
          <w:sz w:val="32"/>
          <w:szCs w:val="32"/>
          <w:u w:val="single"/>
        </w:rPr>
        <w:t>5. State and Session Management</w:t>
      </w:r>
    </w:p>
    <w:p w14:paraId="5655D342" w14:textId="77777777" w:rsidR="000B4032" w:rsidRDefault="000B4032" w:rsidP="000B4032">
      <w:pPr>
        <w:pStyle w:val="NormalWeb"/>
      </w:pPr>
      <w:proofErr w:type="spellStart"/>
      <w:r>
        <w:t>Streamlit</w:t>
      </w:r>
      <w:proofErr w:type="spellEnd"/>
      <w:r>
        <w:t xml:space="preserve"> manages the session state inherently. Every time a user adjusts a sidebar filter, the script re-executes from top to bottom. Filter variables are maintained during this re-execution to ensure the UI accurately reflects the current user session.</w:t>
      </w:r>
    </w:p>
    <w:p w14:paraId="35966378" w14:textId="77777777" w:rsidR="000B4032" w:rsidRPr="007F781E" w:rsidRDefault="000B4032" w:rsidP="000B4032">
      <w:pPr>
        <w:pStyle w:val="Heading3"/>
      </w:pPr>
    </w:p>
    <w:p w14:paraId="6572B9EC" w14:textId="77777777" w:rsidR="000B4032" w:rsidRPr="004C171F" w:rsidRDefault="000B4032" w:rsidP="000B4032">
      <w:pPr>
        <w:pStyle w:val="Heading3"/>
        <w:rPr>
          <w:rFonts w:ascii="Times New Roman" w:hAnsi="Times New Roman" w:cs="Times New Roman"/>
          <w:b/>
          <w:bCs/>
          <w:sz w:val="32"/>
          <w:szCs w:val="32"/>
          <w:u w:val="single"/>
        </w:rPr>
      </w:pPr>
      <w:r w:rsidRPr="004C171F">
        <w:rPr>
          <w:rFonts w:ascii="Times New Roman" w:hAnsi="Times New Roman" w:cs="Times New Roman"/>
          <w:b/>
          <w:bCs/>
          <w:sz w:val="32"/>
          <w:szCs w:val="32"/>
          <w:u w:val="single"/>
        </w:rPr>
        <w:t>6. Caching</w:t>
      </w:r>
    </w:p>
    <w:p w14:paraId="7D538FF0" w14:textId="77777777" w:rsidR="000B4032" w:rsidRDefault="000B4032" w:rsidP="000B4032">
      <w:pPr>
        <w:pStyle w:val="NormalWeb"/>
      </w:pPr>
      <w:r>
        <w:t xml:space="preserve">To prevent redundant </w:t>
      </w:r>
      <w:proofErr w:type="gramStart"/>
      <w:r>
        <w:t>disk</w:t>
      </w:r>
      <w:proofErr w:type="gramEnd"/>
      <w:r>
        <w:t xml:space="preserve"> I/O and computationally expensive data loading operations during script re-executions, the application utilizes </w:t>
      </w:r>
      <w:proofErr w:type="spellStart"/>
      <w:r>
        <w:t>Streamlit's</w:t>
      </w:r>
      <w:proofErr w:type="spellEnd"/>
      <w:r>
        <w:t xml:space="preserve"> </w:t>
      </w:r>
      <w:r>
        <w:rPr>
          <w:rStyle w:val="HTMLCode"/>
          <w:rFonts w:eastAsiaTheme="majorEastAsia"/>
        </w:rPr>
        <w:t>@</w:t>
      </w:r>
      <w:proofErr w:type="gramStart"/>
      <w:r>
        <w:rPr>
          <w:rStyle w:val="HTMLCode"/>
          <w:rFonts w:eastAsiaTheme="majorEastAsia"/>
        </w:rPr>
        <w:t>st.cache</w:t>
      </w:r>
      <w:proofErr w:type="gramEnd"/>
      <w:r>
        <w:rPr>
          <w:rStyle w:val="HTMLCode"/>
          <w:rFonts w:eastAsiaTheme="majorEastAsia"/>
        </w:rPr>
        <w:t>_data</w:t>
      </w:r>
      <w:r>
        <w:t xml:space="preserve"> decorator on the central </w:t>
      </w:r>
      <w:proofErr w:type="spellStart"/>
      <w:r>
        <w:rPr>
          <w:rStyle w:val="HTMLCode"/>
          <w:rFonts w:eastAsiaTheme="majorEastAsia"/>
        </w:rPr>
        <w:t>load_</w:t>
      </w:r>
      <w:proofErr w:type="gramStart"/>
      <w:r>
        <w:rPr>
          <w:rStyle w:val="HTMLCode"/>
          <w:rFonts w:eastAsiaTheme="majorEastAsia"/>
        </w:rPr>
        <w:t>data</w:t>
      </w:r>
      <w:proofErr w:type="spellEnd"/>
      <w:r>
        <w:rPr>
          <w:rStyle w:val="HTMLCode"/>
          <w:rFonts w:eastAsiaTheme="majorEastAsia"/>
        </w:rPr>
        <w:t>(</w:t>
      </w:r>
      <w:proofErr w:type="gramEnd"/>
      <w:r>
        <w:rPr>
          <w:rStyle w:val="HTMLCode"/>
          <w:rFonts w:eastAsiaTheme="majorEastAsia"/>
        </w:rPr>
        <w:t>)</w:t>
      </w:r>
      <w:r>
        <w:t xml:space="preserve"> function.</w:t>
      </w:r>
    </w:p>
    <w:p w14:paraId="09C5D809" w14:textId="77777777" w:rsidR="000B4032" w:rsidRDefault="000B4032" w:rsidP="000B4032">
      <w:pPr>
        <w:rPr>
          <w:sz w:val="32"/>
          <w:szCs w:val="32"/>
        </w:rPr>
      </w:pPr>
    </w:p>
    <w:p w14:paraId="05FD8FD7" w14:textId="77777777" w:rsidR="000B4032" w:rsidRDefault="000B4032" w:rsidP="000B4032">
      <w:pPr>
        <w:rPr>
          <w:sz w:val="32"/>
          <w:szCs w:val="32"/>
        </w:rPr>
      </w:pPr>
    </w:p>
    <w:p w14:paraId="6B83D1EA" w14:textId="77777777" w:rsidR="000B4032" w:rsidRPr="004C171F" w:rsidRDefault="000B4032" w:rsidP="000B4032">
      <w:pPr>
        <w:pStyle w:val="Heading3"/>
        <w:rPr>
          <w:rFonts w:ascii="Times New Roman" w:hAnsi="Times New Roman" w:cs="Times New Roman"/>
          <w:b/>
          <w:bCs/>
          <w:sz w:val="32"/>
          <w:szCs w:val="32"/>
          <w:u w:val="single"/>
        </w:rPr>
      </w:pPr>
      <w:r w:rsidRPr="004C171F">
        <w:rPr>
          <w:rFonts w:ascii="Times New Roman" w:hAnsi="Times New Roman" w:cs="Times New Roman"/>
          <w:b/>
          <w:bCs/>
          <w:sz w:val="32"/>
          <w:szCs w:val="32"/>
          <w:u w:val="single"/>
        </w:rPr>
        <w:t>7. Non-Functional Requirements</w:t>
      </w:r>
    </w:p>
    <w:p w14:paraId="3B1901A8" w14:textId="77777777" w:rsidR="000B4032" w:rsidRPr="00B0220F" w:rsidRDefault="000B4032" w:rsidP="000B4032">
      <w:pPr>
        <w:pStyle w:val="Heading3"/>
        <w:rPr>
          <w:rFonts w:ascii="Times New Roman" w:hAnsi="Times New Roman" w:cs="Times New Roman"/>
          <w:b/>
          <w:bCs/>
        </w:rPr>
      </w:pPr>
      <w:r w:rsidRPr="00B0220F">
        <w:rPr>
          <w:rFonts w:ascii="Times New Roman" w:hAnsi="Times New Roman" w:cs="Times New Roman"/>
          <w:b/>
          <w:bCs/>
        </w:rPr>
        <w:t>7.1 Security Aspects</w:t>
      </w:r>
    </w:p>
    <w:p w14:paraId="4961696A" w14:textId="77777777" w:rsidR="000B4032" w:rsidRDefault="000B4032" w:rsidP="000B4032">
      <w:pPr>
        <w:pStyle w:val="NormalWeb"/>
        <w:numPr>
          <w:ilvl w:val="0"/>
          <w:numId w:val="12"/>
        </w:numPr>
      </w:pPr>
      <w:r w:rsidRPr="00A12F63">
        <w:rPr>
          <w:b/>
          <w:bCs/>
          <w:sz w:val="28"/>
          <w:szCs w:val="28"/>
        </w:rPr>
        <w:t>Current Scope:</w:t>
      </w:r>
      <w:r w:rsidRPr="00A12F63">
        <w:rPr>
          <w:sz w:val="28"/>
          <w:szCs w:val="28"/>
        </w:rPr>
        <w:t xml:space="preserve"> </w:t>
      </w:r>
      <w:r>
        <w:t>As an academic project running locally, strict security mechanisms (Authentication/Authorization) are not currently implemented.</w:t>
      </w:r>
    </w:p>
    <w:p w14:paraId="3915EA1D" w14:textId="77777777" w:rsidR="000B4032" w:rsidRDefault="000B4032" w:rsidP="000B4032">
      <w:pPr>
        <w:pStyle w:val="NormalWeb"/>
        <w:numPr>
          <w:ilvl w:val="0"/>
          <w:numId w:val="12"/>
        </w:numPr>
      </w:pPr>
      <w:r w:rsidRPr="00A12F63">
        <w:rPr>
          <w:b/>
          <w:bCs/>
          <w:sz w:val="28"/>
          <w:szCs w:val="28"/>
        </w:rPr>
        <w:t>Future Scope:</w:t>
      </w:r>
      <w:r w:rsidRPr="00A12F63">
        <w:rPr>
          <w:sz w:val="28"/>
          <w:szCs w:val="28"/>
        </w:rPr>
        <w:t xml:space="preserve"> </w:t>
      </w:r>
      <w:r>
        <w:t>A production deployment would require HTTPS, Role-Based Access Control (RBAC), and strict adherence to HIPAA compliance regarding any real patient or hospital metadata.</w:t>
      </w:r>
    </w:p>
    <w:p w14:paraId="18C335E0" w14:textId="77777777" w:rsidR="000B4032" w:rsidRPr="009A7D06" w:rsidRDefault="000B4032" w:rsidP="000B4032">
      <w:pPr>
        <w:pStyle w:val="NormalWeb"/>
        <w:numPr>
          <w:ilvl w:val="0"/>
          <w:numId w:val="12"/>
        </w:numPr>
        <w:rPr>
          <w:b/>
          <w:bCs/>
          <w:sz w:val="28"/>
          <w:szCs w:val="28"/>
        </w:rPr>
      </w:pPr>
    </w:p>
    <w:p w14:paraId="13F695F7" w14:textId="77777777" w:rsidR="000B4032" w:rsidRPr="009A7D06" w:rsidRDefault="000B4032" w:rsidP="000B4032">
      <w:pPr>
        <w:pStyle w:val="Heading3"/>
        <w:rPr>
          <w:rFonts w:ascii="Times New Roman" w:hAnsi="Times New Roman" w:cs="Times New Roman"/>
          <w:b/>
          <w:bCs/>
        </w:rPr>
      </w:pPr>
      <w:r w:rsidRPr="009A7D06">
        <w:rPr>
          <w:rFonts w:ascii="Times New Roman" w:hAnsi="Times New Roman" w:cs="Times New Roman"/>
          <w:b/>
          <w:bCs/>
        </w:rPr>
        <w:t>7.2 Performance Aspects</w:t>
      </w:r>
    </w:p>
    <w:p w14:paraId="75E3D20F" w14:textId="77777777" w:rsidR="000B4032" w:rsidRDefault="000B4032" w:rsidP="000B4032">
      <w:pPr>
        <w:pStyle w:val="NormalWeb"/>
        <w:numPr>
          <w:ilvl w:val="0"/>
          <w:numId w:val="13"/>
        </w:numPr>
      </w:pPr>
      <w:r w:rsidRPr="00A12F63">
        <w:rPr>
          <w:b/>
          <w:bCs/>
          <w:sz w:val="28"/>
          <w:szCs w:val="28"/>
        </w:rPr>
        <w:t>Load Time:</w:t>
      </w:r>
      <w:r w:rsidRPr="00A12F63">
        <w:rPr>
          <w:sz w:val="28"/>
          <w:szCs w:val="28"/>
        </w:rPr>
        <w:t xml:space="preserve"> </w:t>
      </w:r>
      <w:r>
        <w:t>The use of caching (</w:t>
      </w:r>
      <w:r>
        <w:rPr>
          <w:rStyle w:val="HTMLCode"/>
        </w:rPr>
        <w:t>@</w:t>
      </w:r>
      <w:proofErr w:type="gramStart"/>
      <w:r>
        <w:rPr>
          <w:rStyle w:val="HTMLCode"/>
        </w:rPr>
        <w:t>st.cache</w:t>
      </w:r>
      <w:proofErr w:type="gramEnd"/>
      <w:r>
        <w:rPr>
          <w:rStyle w:val="HTMLCode"/>
        </w:rPr>
        <w:t>_data</w:t>
      </w:r>
      <w:r>
        <w:t xml:space="preserve">) ensures that subsequent user interactions and page </w:t>
      </w:r>
      <w:proofErr w:type="gramStart"/>
      <w:r>
        <w:t>reloads</w:t>
      </w:r>
      <w:proofErr w:type="gramEnd"/>
      <w:r>
        <w:t xml:space="preserve"> occur in milliseconds.</w:t>
      </w:r>
    </w:p>
    <w:p w14:paraId="3FFE8588" w14:textId="77777777" w:rsidR="000B4032" w:rsidRDefault="000B4032" w:rsidP="000B4032">
      <w:pPr>
        <w:pStyle w:val="NormalWeb"/>
        <w:numPr>
          <w:ilvl w:val="0"/>
          <w:numId w:val="13"/>
        </w:numPr>
      </w:pPr>
      <w:r w:rsidRPr="00A12F63">
        <w:rPr>
          <w:b/>
          <w:bCs/>
          <w:sz w:val="28"/>
          <w:szCs w:val="28"/>
        </w:rPr>
        <w:lastRenderedPageBreak/>
        <w:t>Scalability:</w:t>
      </w:r>
      <w:r w:rsidRPr="00A12F63">
        <w:rPr>
          <w:sz w:val="28"/>
          <w:szCs w:val="28"/>
        </w:rPr>
        <w:t xml:space="preserve"> </w:t>
      </w:r>
      <w:r>
        <w:t xml:space="preserve">While </w:t>
      </w:r>
      <w:proofErr w:type="spellStart"/>
      <w:r>
        <w:t>Streamlit</w:t>
      </w:r>
      <w:proofErr w:type="spellEnd"/>
      <w:r>
        <w:t xml:space="preserve"> is excellent for prototyping, handling millions of rows in the future would require transitioning from local CSV processing to an external cloud data warehouse (e.g., Snowflake, </w:t>
      </w:r>
      <w:proofErr w:type="spellStart"/>
      <w:r>
        <w:t>BigQuery</w:t>
      </w:r>
      <w:proofErr w:type="spellEnd"/>
      <w:r>
        <w:t>) connected via SQL.</w:t>
      </w:r>
    </w:p>
    <w:p w14:paraId="22558474" w14:textId="77777777" w:rsidR="000B4032" w:rsidRDefault="000B4032" w:rsidP="000B4032">
      <w:pPr>
        <w:rPr>
          <w:sz w:val="32"/>
          <w:szCs w:val="32"/>
        </w:rPr>
      </w:pPr>
    </w:p>
    <w:p w14:paraId="45C72C02" w14:textId="77777777" w:rsidR="000B4032" w:rsidRPr="009A7D06" w:rsidRDefault="000B4032" w:rsidP="000B4032">
      <w:pPr>
        <w:pStyle w:val="Heading3"/>
        <w:rPr>
          <w:rFonts w:ascii="Times New Roman" w:hAnsi="Times New Roman" w:cs="Times New Roman"/>
          <w:b/>
          <w:bCs/>
          <w:sz w:val="32"/>
          <w:szCs w:val="32"/>
          <w:u w:val="single"/>
        </w:rPr>
      </w:pPr>
      <w:r w:rsidRPr="009A7D06">
        <w:rPr>
          <w:rFonts w:ascii="Times New Roman" w:hAnsi="Times New Roman" w:cs="Times New Roman"/>
          <w:b/>
          <w:bCs/>
          <w:sz w:val="32"/>
          <w:szCs w:val="32"/>
          <w:u w:val="single"/>
        </w:rPr>
        <w:t>8. References</w:t>
      </w:r>
    </w:p>
    <w:p w14:paraId="04F028B7" w14:textId="77777777" w:rsidR="000B4032" w:rsidRDefault="000B4032" w:rsidP="000B4032">
      <w:pPr>
        <w:pStyle w:val="NormalWeb"/>
        <w:numPr>
          <w:ilvl w:val="0"/>
          <w:numId w:val="14"/>
        </w:numPr>
      </w:pPr>
      <w:proofErr w:type="spellStart"/>
      <w:r>
        <w:t>Streamlit</w:t>
      </w:r>
      <w:proofErr w:type="spellEnd"/>
      <w:r>
        <w:t xml:space="preserve"> Core Documentation</w:t>
      </w:r>
    </w:p>
    <w:p w14:paraId="0C569BBF" w14:textId="77777777" w:rsidR="000B4032" w:rsidRDefault="000B4032" w:rsidP="000B4032">
      <w:pPr>
        <w:pStyle w:val="NormalWeb"/>
        <w:numPr>
          <w:ilvl w:val="0"/>
          <w:numId w:val="14"/>
        </w:numPr>
      </w:pPr>
      <w:r>
        <w:t>Pandas Data Analysis Framework Documentation</w:t>
      </w:r>
    </w:p>
    <w:p w14:paraId="71A1A8C1" w14:textId="77777777" w:rsidR="000B4032" w:rsidRDefault="000B4032" w:rsidP="000B4032">
      <w:pPr>
        <w:pStyle w:val="NormalWeb"/>
        <w:numPr>
          <w:ilvl w:val="0"/>
          <w:numId w:val="14"/>
        </w:numPr>
      </w:pPr>
      <w:r>
        <w:t>Scikit-Learn Machine Learning Library</w:t>
      </w:r>
    </w:p>
    <w:p w14:paraId="61D3E10F" w14:textId="77777777" w:rsidR="000B4032" w:rsidRDefault="000B4032" w:rsidP="000B4032">
      <w:pPr>
        <w:pStyle w:val="NormalWeb"/>
        <w:numPr>
          <w:ilvl w:val="0"/>
          <w:numId w:val="14"/>
        </w:numPr>
      </w:pPr>
      <w:r>
        <w:t xml:space="preserve">Plotly Python </w:t>
      </w:r>
      <w:proofErr w:type="gramStart"/>
      <w:r>
        <w:t>Open Source</w:t>
      </w:r>
      <w:proofErr w:type="gramEnd"/>
      <w:r>
        <w:t xml:space="preserve"> Graphing Library</w:t>
      </w:r>
    </w:p>
    <w:p w14:paraId="26366090" w14:textId="77777777" w:rsidR="0027646B" w:rsidRDefault="0027646B"/>
    <w:sectPr w:rsidR="0027646B" w:rsidSect="000216D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755AD" w14:textId="77777777" w:rsidR="00977DC3" w:rsidRDefault="00977DC3">
      <w:pPr>
        <w:spacing w:after="0" w:line="240" w:lineRule="auto"/>
      </w:pPr>
      <w:r>
        <w:separator/>
      </w:r>
    </w:p>
  </w:endnote>
  <w:endnote w:type="continuationSeparator" w:id="0">
    <w:p w14:paraId="20D93087" w14:textId="77777777" w:rsidR="00977DC3" w:rsidRDefault="00977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554684"/>
      <w:docPartObj>
        <w:docPartGallery w:val="Page Numbers (Bottom of Page)"/>
        <w:docPartUnique/>
      </w:docPartObj>
    </w:sdtPr>
    <w:sdtEndPr>
      <w:rPr>
        <w:noProof/>
      </w:rPr>
    </w:sdtEndPr>
    <w:sdtContent>
      <w:p w14:paraId="1F3BC895" w14:textId="77777777" w:rsidR="00522F39" w:rsidRPr="0099048A" w:rsidRDefault="00522F39" w:rsidP="002F5902">
        <w:pPr>
          <w:spacing w:before="200" w:after="80"/>
          <w:jc w:val="center"/>
          <w:rPr>
            <w:rFonts w:ascii="Times New Roman" w:hAnsi="Times New Roman" w:cs="Times New Roman"/>
            <w:sz w:val="20"/>
            <w:szCs w:val="20"/>
          </w:rPr>
        </w:pPr>
        <w:r w:rsidRPr="0099048A">
          <w:rPr>
            <w:rFonts w:ascii="Times New Roman" w:hAnsi="Times New Roman" w:cs="Times New Roman"/>
            <w:sz w:val="20"/>
            <w:szCs w:val="20"/>
          </w:rPr>
          <w:t>YENEPOYA UNIVERSITY | PROJECT 2026</w:t>
        </w:r>
      </w:p>
      <w:p w14:paraId="538AAFC1" w14:textId="77777777" w:rsidR="00522F39" w:rsidRDefault="00522F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855EBA" w14:textId="77777777" w:rsidR="00522F39" w:rsidRDefault="00522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A4DE" w14:textId="77777777" w:rsidR="00977DC3" w:rsidRDefault="00977DC3">
      <w:pPr>
        <w:spacing w:after="0" w:line="240" w:lineRule="auto"/>
      </w:pPr>
      <w:r>
        <w:separator/>
      </w:r>
    </w:p>
  </w:footnote>
  <w:footnote w:type="continuationSeparator" w:id="0">
    <w:p w14:paraId="4EC3725B" w14:textId="77777777" w:rsidR="00977DC3" w:rsidRDefault="00977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6208" w14:textId="77777777" w:rsidR="00522F39" w:rsidRDefault="00522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57F"/>
    <w:multiLevelType w:val="multilevel"/>
    <w:tmpl w:val="60CA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23E8"/>
    <w:multiLevelType w:val="multilevel"/>
    <w:tmpl w:val="E38AA4B0"/>
    <w:lvl w:ilvl="0">
      <w:start w:val="1"/>
      <w:numFmt w:val="decimal"/>
      <w:lvlText w:val="%1."/>
      <w:lvlJc w:val="left"/>
      <w:pPr>
        <w:ind w:left="502" w:hanging="360"/>
      </w:pPr>
      <w:rPr>
        <w:rFonts w:hint="default"/>
        <w:b/>
      </w:rPr>
    </w:lvl>
    <w:lvl w:ilvl="1">
      <w:start w:val="3"/>
      <w:numFmt w:val="decimal"/>
      <w:isLgl/>
      <w:lvlText w:val="%1.%2"/>
      <w:lvlJc w:val="left"/>
      <w:pPr>
        <w:ind w:left="872" w:hanging="360"/>
      </w:pPr>
      <w:rPr>
        <w:rFonts w:hint="default"/>
        <w:b/>
      </w:rPr>
    </w:lvl>
    <w:lvl w:ilvl="2">
      <w:start w:val="1"/>
      <w:numFmt w:val="decimal"/>
      <w:isLgl/>
      <w:lvlText w:val="%1.%2.%3"/>
      <w:lvlJc w:val="left"/>
      <w:pPr>
        <w:ind w:left="1602" w:hanging="720"/>
      </w:pPr>
      <w:rPr>
        <w:rFonts w:hint="default"/>
        <w:b/>
      </w:rPr>
    </w:lvl>
    <w:lvl w:ilvl="3">
      <w:start w:val="1"/>
      <w:numFmt w:val="decimal"/>
      <w:isLgl/>
      <w:lvlText w:val="%1.%2.%3.%4"/>
      <w:lvlJc w:val="left"/>
      <w:pPr>
        <w:ind w:left="2332" w:hanging="1080"/>
      </w:pPr>
      <w:rPr>
        <w:rFonts w:hint="default"/>
        <w:b/>
      </w:rPr>
    </w:lvl>
    <w:lvl w:ilvl="4">
      <w:start w:val="1"/>
      <w:numFmt w:val="decimal"/>
      <w:isLgl/>
      <w:lvlText w:val="%1.%2.%3.%4.%5"/>
      <w:lvlJc w:val="left"/>
      <w:pPr>
        <w:ind w:left="2702" w:hanging="1080"/>
      </w:pPr>
      <w:rPr>
        <w:rFonts w:hint="default"/>
        <w:b/>
      </w:rPr>
    </w:lvl>
    <w:lvl w:ilvl="5">
      <w:start w:val="1"/>
      <w:numFmt w:val="decimal"/>
      <w:isLgl/>
      <w:lvlText w:val="%1.%2.%3.%4.%5.%6"/>
      <w:lvlJc w:val="left"/>
      <w:pPr>
        <w:ind w:left="3432" w:hanging="1440"/>
      </w:pPr>
      <w:rPr>
        <w:rFonts w:hint="default"/>
        <w:b/>
      </w:rPr>
    </w:lvl>
    <w:lvl w:ilvl="6">
      <w:start w:val="1"/>
      <w:numFmt w:val="decimal"/>
      <w:isLgl/>
      <w:lvlText w:val="%1.%2.%3.%4.%5.%6.%7"/>
      <w:lvlJc w:val="left"/>
      <w:pPr>
        <w:ind w:left="3802" w:hanging="1440"/>
      </w:pPr>
      <w:rPr>
        <w:rFonts w:hint="default"/>
        <w:b/>
      </w:rPr>
    </w:lvl>
    <w:lvl w:ilvl="7">
      <w:start w:val="1"/>
      <w:numFmt w:val="decimal"/>
      <w:isLgl/>
      <w:lvlText w:val="%1.%2.%3.%4.%5.%6.%7.%8"/>
      <w:lvlJc w:val="left"/>
      <w:pPr>
        <w:ind w:left="4532" w:hanging="1800"/>
      </w:pPr>
      <w:rPr>
        <w:rFonts w:hint="default"/>
        <w:b/>
      </w:rPr>
    </w:lvl>
    <w:lvl w:ilvl="8">
      <w:start w:val="1"/>
      <w:numFmt w:val="decimal"/>
      <w:isLgl/>
      <w:lvlText w:val="%1.%2.%3.%4.%5.%6.%7.%8.%9"/>
      <w:lvlJc w:val="left"/>
      <w:pPr>
        <w:ind w:left="5262" w:hanging="2160"/>
      </w:pPr>
      <w:rPr>
        <w:rFonts w:hint="default"/>
        <w:b/>
      </w:rPr>
    </w:lvl>
  </w:abstractNum>
  <w:abstractNum w:abstractNumId="2" w15:restartNumberingAfterBreak="0">
    <w:nsid w:val="073D6CBA"/>
    <w:multiLevelType w:val="multilevel"/>
    <w:tmpl w:val="EE6E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10762"/>
    <w:multiLevelType w:val="multilevel"/>
    <w:tmpl w:val="D5E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5BC8"/>
    <w:multiLevelType w:val="multilevel"/>
    <w:tmpl w:val="8AD8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12481"/>
    <w:multiLevelType w:val="multilevel"/>
    <w:tmpl w:val="2822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A681C"/>
    <w:multiLevelType w:val="multilevel"/>
    <w:tmpl w:val="8E48D6B2"/>
    <w:lvl w:ilvl="0">
      <w:start w:val="8"/>
      <w:numFmt w:val="decimal"/>
      <w:lvlText w:val="%1"/>
      <w:lvlJc w:val="left"/>
      <w:pPr>
        <w:ind w:left="360" w:hanging="360"/>
      </w:pPr>
      <w:rPr>
        <w:rFonts w:hint="default"/>
        <w:b/>
      </w:rPr>
    </w:lvl>
    <w:lvl w:ilvl="1">
      <w:start w:val="2"/>
      <w:numFmt w:val="decimal"/>
      <w:lvlText w:val="%1.%2"/>
      <w:lvlJc w:val="left"/>
      <w:pPr>
        <w:ind w:left="780"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520" w:hanging="2160"/>
      </w:pPr>
      <w:rPr>
        <w:rFonts w:hint="default"/>
        <w:b/>
      </w:rPr>
    </w:lvl>
  </w:abstractNum>
  <w:abstractNum w:abstractNumId="7" w15:restartNumberingAfterBreak="0">
    <w:nsid w:val="28271C0A"/>
    <w:multiLevelType w:val="multilevel"/>
    <w:tmpl w:val="E38AA4B0"/>
    <w:lvl w:ilvl="0">
      <w:start w:val="1"/>
      <w:numFmt w:val="decimal"/>
      <w:lvlText w:val="%1."/>
      <w:lvlJc w:val="left"/>
      <w:pPr>
        <w:ind w:left="410" w:hanging="360"/>
      </w:pPr>
      <w:rPr>
        <w:rFonts w:hint="default"/>
        <w:b/>
        <w:sz w:val="20"/>
      </w:rPr>
    </w:lvl>
    <w:lvl w:ilvl="1">
      <w:start w:val="3"/>
      <w:numFmt w:val="decimal"/>
      <w:isLgl/>
      <w:lvlText w:val="%1.%2"/>
      <w:lvlJc w:val="left"/>
      <w:pPr>
        <w:ind w:left="780" w:hanging="360"/>
      </w:pPr>
      <w:rPr>
        <w:rFonts w:hint="default"/>
        <w:b/>
        <w:sz w:val="20"/>
      </w:rPr>
    </w:lvl>
    <w:lvl w:ilvl="2">
      <w:start w:val="1"/>
      <w:numFmt w:val="decimal"/>
      <w:isLgl/>
      <w:lvlText w:val="%1.%2.%3"/>
      <w:lvlJc w:val="left"/>
      <w:pPr>
        <w:ind w:left="1510" w:hanging="720"/>
      </w:pPr>
      <w:rPr>
        <w:rFonts w:hint="default"/>
        <w:b/>
        <w:sz w:val="20"/>
      </w:rPr>
    </w:lvl>
    <w:lvl w:ilvl="3">
      <w:start w:val="1"/>
      <w:numFmt w:val="decimal"/>
      <w:isLgl/>
      <w:lvlText w:val="%1.%2.%3.%4"/>
      <w:lvlJc w:val="left"/>
      <w:pPr>
        <w:ind w:left="2240" w:hanging="1080"/>
      </w:pPr>
      <w:rPr>
        <w:rFonts w:hint="default"/>
        <w:b/>
        <w:sz w:val="20"/>
      </w:rPr>
    </w:lvl>
    <w:lvl w:ilvl="4">
      <w:start w:val="1"/>
      <w:numFmt w:val="decimal"/>
      <w:isLgl/>
      <w:lvlText w:val="%1.%2.%3.%4.%5"/>
      <w:lvlJc w:val="left"/>
      <w:pPr>
        <w:ind w:left="2610" w:hanging="1080"/>
      </w:pPr>
      <w:rPr>
        <w:rFonts w:hint="default"/>
        <w:b/>
        <w:sz w:val="20"/>
      </w:rPr>
    </w:lvl>
    <w:lvl w:ilvl="5">
      <w:start w:val="1"/>
      <w:numFmt w:val="decimal"/>
      <w:isLgl/>
      <w:lvlText w:val="%1.%2.%3.%4.%5.%6"/>
      <w:lvlJc w:val="left"/>
      <w:pPr>
        <w:ind w:left="3340" w:hanging="1440"/>
      </w:pPr>
      <w:rPr>
        <w:rFonts w:hint="default"/>
        <w:b/>
        <w:sz w:val="20"/>
      </w:rPr>
    </w:lvl>
    <w:lvl w:ilvl="6">
      <w:start w:val="1"/>
      <w:numFmt w:val="decimal"/>
      <w:isLgl/>
      <w:lvlText w:val="%1.%2.%3.%4.%5.%6.%7"/>
      <w:lvlJc w:val="left"/>
      <w:pPr>
        <w:ind w:left="3710" w:hanging="1440"/>
      </w:pPr>
      <w:rPr>
        <w:rFonts w:hint="default"/>
        <w:b/>
        <w:sz w:val="20"/>
      </w:rPr>
    </w:lvl>
    <w:lvl w:ilvl="7">
      <w:start w:val="1"/>
      <w:numFmt w:val="decimal"/>
      <w:isLgl/>
      <w:lvlText w:val="%1.%2.%3.%4.%5.%6.%7.%8"/>
      <w:lvlJc w:val="left"/>
      <w:pPr>
        <w:ind w:left="4440" w:hanging="1800"/>
      </w:pPr>
      <w:rPr>
        <w:rFonts w:hint="default"/>
        <w:b/>
        <w:sz w:val="20"/>
      </w:rPr>
    </w:lvl>
    <w:lvl w:ilvl="8">
      <w:start w:val="1"/>
      <w:numFmt w:val="decimal"/>
      <w:isLgl/>
      <w:lvlText w:val="%1.%2.%3.%4.%5.%6.%7.%8.%9"/>
      <w:lvlJc w:val="left"/>
      <w:pPr>
        <w:ind w:left="5170" w:hanging="2160"/>
      </w:pPr>
      <w:rPr>
        <w:rFonts w:hint="default"/>
        <w:b/>
        <w:sz w:val="20"/>
      </w:rPr>
    </w:lvl>
  </w:abstractNum>
  <w:abstractNum w:abstractNumId="8" w15:restartNumberingAfterBreak="0">
    <w:nsid w:val="328A19BB"/>
    <w:multiLevelType w:val="multilevel"/>
    <w:tmpl w:val="AF0C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93961"/>
    <w:multiLevelType w:val="hybridMultilevel"/>
    <w:tmpl w:val="95F0A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B832C1"/>
    <w:multiLevelType w:val="multilevel"/>
    <w:tmpl w:val="8528B83A"/>
    <w:lvl w:ilvl="0">
      <w:start w:val="8"/>
      <w:numFmt w:val="decimal"/>
      <w:lvlText w:val="%1"/>
      <w:lvlJc w:val="left"/>
      <w:pPr>
        <w:ind w:left="560" w:hanging="560"/>
      </w:pPr>
      <w:rPr>
        <w:rFonts w:hint="default"/>
        <w:b/>
      </w:rPr>
    </w:lvl>
    <w:lvl w:ilvl="1">
      <w:start w:val="1"/>
      <w:numFmt w:val="decimal"/>
      <w:lvlText w:val="%1.%2"/>
      <w:lvlJc w:val="left"/>
      <w:pPr>
        <w:ind w:left="875" w:hanging="560"/>
      </w:pPr>
      <w:rPr>
        <w:rFonts w:hint="default"/>
        <w:b/>
      </w:rPr>
    </w:lvl>
    <w:lvl w:ilvl="2">
      <w:start w:val="3"/>
      <w:numFmt w:val="decimal"/>
      <w:lvlText w:val="%1.%2.%3"/>
      <w:lvlJc w:val="left"/>
      <w:pPr>
        <w:ind w:left="1350" w:hanging="720"/>
      </w:pPr>
      <w:rPr>
        <w:rFonts w:hint="default"/>
        <w:b/>
      </w:rPr>
    </w:lvl>
    <w:lvl w:ilvl="3">
      <w:start w:val="1"/>
      <w:numFmt w:val="decimal"/>
      <w:lvlText w:val="%1.%2.%3.%4"/>
      <w:lvlJc w:val="left"/>
      <w:pPr>
        <w:ind w:left="2025" w:hanging="1080"/>
      </w:pPr>
      <w:rPr>
        <w:rFonts w:hint="default"/>
        <w:b/>
      </w:rPr>
    </w:lvl>
    <w:lvl w:ilvl="4">
      <w:start w:val="1"/>
      <w:numFmt w:val="decimal"/>
      <w:lvlText w:val="%1.%2.%3.%4.%5"/>
      <w:lvlJc w:val="left"/>
      <w:pPr>
        <w:ind w:left="2340" w:hanging="1080"/>
      </w:pPr>
      <w:rPr>
        <w:rFonts w:hint="default"/>
        <w:b/>
      </w:rPr>
    </w:lvl>
    <w:lvl w:ilvl="5">
      <w:start w:val="1"/>
      <w:numFmt w:val="decimal"/>
      <w:lvlText w:val="%1.%2.%3.%4.%5.%6"/>
      <w:lvlJc w:val="left"/>
      <w:pPr>
        <w:ind w:left="3015" w:hanging="1440"/>
      </w:pPr>
      <w:rPr>
        <w:rFonts w:hint="default"/>
        <w:b/>
      </w:rPr>
    </w:lvl>
    <w:lvl w:ilvl="6">
      <w:start w:val="1"/>
      <w:numFmt w:val="decimal"/>
      <w:lvlText w:val="%1.%2.%3.%4.%5.%6.%7"/>
      <w:lvlJc w:val="left"/>
      <w:pPr>
        <w:ind w:left="3330" w:hanging="1440"/>
      </w:pPr>
      <w:rPr>
        <w:rFonts w:hint="default"/>
        <w:b/>
      </w:rPr>
    </w:lvl>
    <w:lvl w:ilvl="7">
      <w:start w:val="1"/>
      <w:numFmt w:val="decimal"/>
      <w:lvlText w:val="%1.%2.%3.%4.%5.%6.%7.%8"/>
      <w:lvlJc w:val="left"/>
      <w:pPr>
        <w:ind w:left="4005" w:hanging="1800"/>
      </w:pPr>
      <w:rPr>
        <w:rFonts w:hint="default"/>
        <w:b/>
      </w:rPr>
    </w:lvl>
    <w:lvl w:ilvl="8">
      <w:start w:val="1"/>
      <w:numFmt w:val="decimal"/>
      <w:lvlText w:val="%1.%2.%3.%4.%5.%6.%7.%8.%9"/>
      <w:lvlJc w:val="left"/>
      <w:pPr>
        <w:ind w:left="4680" w:hanging="2160"/>
      </w:pPr>
      <w:rPr>
        <w:rFonts w:hint="default"/>
        <w:b/>
      </w:rPr>
    </w:lvl>
  </w:abstractNum>
  <w:abstractNum w:abstractNumId="11" w15:restartNumberingAfterBreak="0">
    <w:nsid w:val="4DC71B92"/>
    <w:multiLevelType w:val="multilevel"/>
    <w:tmpl w:val="F1F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059D3"/>
    <w:multiLevelType w:val="multilevel"/>
    <w:tmpl w:val="9FD07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202445"/>
    <w:multiLevelType w:val="multilevel"/>
    <w:tmpl w:val="4DF6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D0477"/>
    <w:multiLevelType w:val="multilevel"/>
    <w:tmpl w:val="D70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545B8"/>
    <w:multiLevelType w:val="multilevel"/>
    <w:tmpl w:val="B84A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125C4"/>
    <w:multiLevelType w:val="multilevel"/>
    <w:tmpl w:val="26B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5742D"/>
    <w:multiLevelType w:val="hybridMultilevel"/>
    <w:tmpl w:val="7EFC01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8A421A"/>
    <w:multiLevelType w:val="multilevel"/>
    <w:tmpl w:val="596C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162BE"/>
    <w:multiLevelType w:val="multilevel"/>
    <w:tmpl w:val="CBB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66F2B"/>
    <w:multiLevelType w:val="multilevel"/>
    <w:tmpl w:val="4026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10225B"/>
    <w:multiLevelType w:val="multilevel"/>
    <w:tmpl w:val="6E5C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196071">
    <w:abstractNumId w:val="5"/>
  </w:num>
  <w:num w:numId="2" w16cid:durableId="1568488631">
    <w:abstractNumId w:val="16"/>
  </w:num>
  <w:num w:numId="3" w16cid:durableId="2058161806">
    <w:abstractNumId w:val="2"/>
  </w:num>
  <w:num w:numId="4" w16cid:durableId="1950044807">
    <w:abstractNumId w:val="12"/>
  </w:num>
  <w:num w:numId="5" w16cid:durableId="595748306">
    <w:abstractNumId w:val="3"/>
  </w:num>
  <w:num w:numId="6" w16cid:durableId="2114280553">
    <w:abstractNumId w:val="11"/>
  </w:num>
  <w:num w:numId="7" w16cid:durableId="1530415467">
    <w:abstractNumId w:val="8"/>
  </w:num>
  <w:num w:numId="8" w16cid:durableId="1186401912">
    <w:abstractNumId w:val="9"/>
  </w:num>
  <w:num w:numId="9" w16cid:durableId="1443920816">
    <w:abstractNumId w:val="20"/>
  </w:num>
  <w:num w:numId="10" w16cid:durableId="1548644597">
    <w:abstractNumId w:val="15"/>
  </w:num>
  <w:num w:numId="11" w16cid:durableId="2118787833">
    <w:abstractNumId w:val="4"/>
  </w:num>
  <w:num w:numId="12" w16cid:durableId="499656719">
    <w:abstractNumId w:val="14"/>
  </w:num>
  <w:num w:numId="13" w16cid:durableId="1895583264">
    <w:abstractNumId w:val="0"/>
  </w:num>
  <w:num w:numId="14" w16cid:durableId="1329747613">
    <w:abstractNumId w:val="21"/>
  </w:num>
  <w:num w:numId="15" w16cid:durableId="757361790">
    <w:abstractNumId w:val="13"/>
  </w:num>
  <w:num w:numId="16" w16cid:durableId="1276600839">
    <w:abstractNumId w:val="18"/>
  </w:num>
  <w:num w:numId="17" w16cid:durableId="794906596">
    <w:abstractNumId w:val="7"/>
  </w:num>
  <w:num w:numId="18" w16cid:durableId="1383283745">
    <w:abstractNumId w:val="19"/>
  </w:num>
  <w:num w:numId="19" w16cid:durableId="684668398">
    <w:abstractNumId w:val="1"/>
  </w:num>
  <w:num w:numId="20" w16cid:durableId="33963990">
    <w:abstractNumId w:val="6"/>
  </w:num>
  <w:num w:numId="21" w16cid:durableId="172185247">
    <w:abstractNumId w:val="10"/>
  </w:num>
  <w:num w:numId="22" w16cid:durableId="212325641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raf ak">
    <w15:presenceInfo w15:providerId="Windows Live" w15:userId="1284652f871d45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F39"/>
    <w:rsid w:val="000216DD"/>
    <w:rsid w:val="00055EB9"/>
    <w:rsid w:val="000A79D6"/>
    <w:rsid w:val="000B4032"/>
    <w:rsid w:val="000D4944"/>
    <w:rsid w:val="000E05F4"/>
    <w:rsid w:val="000E2579"/>
    <w:rsid w:val="00115561"/>
    <w:rsid w:val="001A3F9E"/>
    <w:rsid w:val="001D04BB"/>
    <w:rsid w:val="001D5F27"/>
    <w:rsid w:val="001D6BD5"/>
    <w:rsid w:val="0027646B"/>
    <w:rsid w:val="002A1438"/>
    <w:rsid w:val="002D226A"/>
    <w:rsid w:val="00333A32"/>
    <w:rsid w:val="00372A0D"/>
    <w:rsid w:val="003A14EB"/>
    <w:rsid w:val="003F044A"/>
    <w:rsid w:val="004412A9"/>
    <w:rsid w:val="004C171F"/>
    <w:rsid w:val="00522F39"/>
    <w:rsid w:val="0056491F"/>
    <w:rsid w:val="005D7C43"/>
    <w:rsid w:val="005E0B44"/>
    <w:rsid w:val="005F11B3"/>
    <w:rsid w:val="00680D48"/>
    <w:rsid w:val="006A48B3"/>
    <w:rsid w:val="006B3517"/>
    <w:rsid w:val="00702477"/>
    <w:rsid w:val="0072612A"/>
    <w:rsid w:val="00736B8B"/>
    <w:rsid w:val="007E1B2B"/>
    <w:rsid w:val="00826FE2"/>
    <w:rsid w:val="0082717B"/>
    <w:rsid w:val="00834610"/>
    <w:rsid w:val="008439CF"/>
    <w:rsid w:val="008551E7"/>
    <w:rsid w:val="008B0B46"/>
    <w:rsid w:val="00907118"/>
    <w:rsid w:val="00920BB1"/>
    <w:rsid w:val="00933314"/>
    <w:rsid w:val="00977DC3"/>
    <w:rsid w:val="00991F03"/>
    <w:rsid w:val="00996176"/>
    <w:rsid w:val="009A4983"/>
    <w:rsid w:val="009A7D06"/>
    <w:rsid w:val="00A37FEC"/>
    <w:rsid w:val="00A46336"/>
    <w:rsid w:val="00A6445D"/>
    <w:rsid w:val="00A659B4"/>
    <w:rsid w:val="00A71E63"/>
    <w:rsid w:val="00A81298"/>
    <w:rsid w:val="00A84C14"/>
    <w:rsid w:val="00AB1501"/>
    <w:rsid w:val="00AB52F2"/>
    <w:rsid w:val="00AF086E"/>
    <w:rsid w:val="00B0220F"/>
    <w:rsid w:val="00B1670D"/>
    <w:rsid w:val="00B74649"/>
    <w:rsid w:val="00B77A12"/>
    <w:rsid w:val="00B83115"/>
    <w:rsid w:val="00B84793"/>
    <w:rsid w:val="00BA45EF"/>
    <w:rsid w:val="00BB35B5"/>
    <w:rsid w:val="00BD22BD"/>
    <w:rsid w:val="00BD4B50"/>
    <w:rsid w:val="00BF26C4"/>
    <w:rsid w:val="00BF4AC2"/>
    <w:rsid w:val="00C26FC8"/>
    <w:rsid w:val="00C515E8"/>
    <w:rsid w:val="00C57493"/>
    <w:rsid w:val="00C70B4C"/>
    <w:rsid w:val="00C934B0"/>
    <w:rsid w:val="00CA2082"/>
    <w:rsid w:val="00D101D6"/>
    <w:rsid w:val="00D11FDD"/>
    <w:rsid w:val="00D30783"/>
    <w:rsid w:val="00D37F84"/>
    <w:rsid w:val="00D560E9"/>
    <w:rsid w:val="00D95707"/>
    <w:rsid w:val="00DC26D5"/>
    <w:rsid w:val="00DE4B2E"/>
    <w:rsid w:val="00E8610F"/>
    <w:rsid w:val="00E91B61"/>
    <w:rsid w:val="00ED5EF3"/>
    <w:rsid w:val="00EE25F6"/>
    <w:rsid w:val="00EE65AD"/>
    <w:rsid w:val="00F04B2F"/>
    <w:rsid w:val="00F226C7"/>
    <w:rsid w:val="00F83F8D"/>
    <w:rsid w:val="00F86419"/>
    <w:rsid w:val="00FB2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C0C4B"/>
  <w15:chartTrackingRefBased/>
  <w15:docId w15:val="{DB47C935-103A-43C2-9650-3D920697F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F39"/>
    <w:pPr>
      <w:spacing w:line="278" w:lineRule="auto"/>
    </w:pPr>
    <w:rPr>
      <w:sz w:val="24"/>
      <w:szCs w:val="24"/>
      <w:lang w:val="en-US"/>
    </w:rPr>
  </w:style>
  <w:style w:type="paragraph" w:styleId="Heading1">
    <w:name w:val="heading 1"/>
    <w:basedOn w:val="Normal"/>
    <w:next w:val="Normal"/>
    <w:link w:val="Heading1Char"/>
    <w:uiPriority w:val="9"/>
    <w:qFormat/>
    <w:rsid w:val="00522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2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2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2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2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F39"/>
    <w:rPr>
      <w:rFonts w:eastAsiaTheme="majorEastAsia" w:cstheme="majorBidi"/>
      <w:color w:val="272727" w:themeColor="text1" w:themeTint="D8"/>
    </w:rPr>
  </w:style>
  <w:style w:type="paragraph" w:styleId="Title">
    <w:name w:val="Title"/>
    <w:basedOn w:val="Normal"/>
    <w:next w:val="Normal"/>
    <w:link w:val="TitleChar"/>
    <w:uiPriority w:val="10"/>
    <w:qFormat/>
    <w:rsid w:val="00522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F39"/>
    <w:pPr>
      <w:spacing w:before="160"/>
      <w:jc w:val="center"/>
    </w:pPr>
    <w:rPr>
      <w:i/>
      <w:iCs/>
      <w:color w:val="404040" w:themeColor="text1" w:themeTint="BF"/>
    </w:rPr>
  </w:style>
  <w:style w:type="character" w:customStyle="1" w:styleId="QuoteChar">
    <w:name w:val="Quote Char"/>
    <w:basedOn w:val="DefaultParagraphFont"/>
    <w:link w:val="Quote"/>
    <w:uiPriority w:val="29"/>
    <w:rsid w:val="00522F39"/>
    <w:rPr>
      <w:i/>
      <w:iCs/>
      <w:color w:val="404040" w:themeColor="text1" w:themeTint="BF"/>
    </w:rPr>
  </w:style>
  <w:style w:type="paragraph" w:styleId="ListParagraph">
    <w:name w:val="List Paragraph"/>
    <w:basedOn w:val="Normal"/>
    <w:uiPriority w:val="34"/>
    <w:qFormat/>
    <w:rsid w:val="00522F39"/>
    <w:pPr>
      <w:ind w:left="720"/>
      <w:contextualSpacing/>
    </w:pPr>
  </w:style>
  <w:style w:type="character" w:styleId="IntenseEmphasis">
    <w:name w:val="Intense Emphasis"/>
    <w:basedOn w:val="DefaultParagraphFont"/>
    <w:uiPriority w:val="21"/>
    <w:qFormat/>
    <w:rsid w:val="00522F39"/>
    <w:rPr>
      <w:i/>
      <w:iCs/>
      <w:color w:val="2F5496" w:themeColor="accent1" w:themeShade="BF"/>
    </w:rPr>
  </w:style>
  <w:style w:type="paragraph" w:styleId="IntenseQuote">
    <w:name w:val="Intense Quote"/>
    <w:basedOn w:val="Normal"/>
    <w:next w:val="Normal"/>
    <w:link w:val="IntenseQuoteChar"/>
    <w:uiPriority w:val="30"/>
    <w:qFormat/>
    <w:rsid w:val="00522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F39"/>
    <w:rPr>
      <w:i/>
      <w:iCs/>
      <w:color w:val="2F5496" w:themeColor="accent1" w:themeShade="BF"/>
    </w:rPr>
  </w:style>
  <w:style w:type="character" w:styleId="IntenseReference">
    <w:name w:val="Intense Reference"/>
    <w:basedOn w:val="DefaultParagraphFont"/>
    <w:uiPriority w:val="32"/>
    <w:qFormat/>
    <w:rsid w:val="00522F39"/>
    <w:rPr>
      <w:b/>
      <w:bCs/>
      <w:smallCaps/>
      <w:color w:val="2F5496" w:themeColor="accent1" w:themeShade="BF"/>
      <w:spacing w:val="5"/>
    </w:rPr>
  </w:style>
  <w:style w:type="paragraph" w:styleId="Header">
    <w:name w:val="header"/>
    <w:basedOn w:val="Normal"/>
    <w:link w:val="HeaderChar"/>
    <w:uiPriority w:val="99"/>
    <w:unhideWhenUsed/>
    <w:rsid w:val="00522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F39"/>
    <w:rPr>
      <w:sz w:val="24"/>
      <w:szCs w:val="24"/>
      <w:lang w:val="en-US"/>
    </w:rPr>
  </w:style>
  <w:style w:type="paragraph" w:styleId="Footer">
    <w:name w:val="footer"/>
    <w:basedOn w:val="Normal"/>
    <w:link w:val="FooterChar"/>
    <w:uiPriority w:val="99"/>
    <w:unhideWhenUsed/>
    <w:rsid w:val="00522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F39"/>
    <w:rPr>
      <w:sz w:val="24"/>
      <w:szCs w:val="24"/>
      <w:lang w:val="en-US"/>
    </w:rPr>
  </w:style>
  <w:style w:type="table" w:customStyle="1" w:styleId="TableGrid1">
    <w:name w:val="Table Grid1"/>
    <w:basedOn w:val="TableNormal"/>
    <w:next w:val="TableGrid"/>
    <w:uiPriority w:val="39"/>
    <w:rsid w:val="00522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22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403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TMLCode">
    <w:name w:val="HTML Code"/>
    <w:basedOn w:val="DefaultParagraphFont"/>
    <w:uiPriority w:val="99"/>
    <w:semiHidden/>
    <w:unhideWhenUsed/>
    <w:rsid w:val="000B40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B4032"/>
    <w:rPr>
      <w:color w:val="0000FF"/>
      <w:u w:val="single"/>
    </w:rPr>
  </w:style>
  <w:style w:type="character" w:styleId="Strong">
    <w:name w:val="Strong"/>
    <w:basedOn w:val="DefaultParagraphFont"/>
    <w:uiPriority w:val="22"/>
    <w:qFormat/>
    <w:rsid w:val="000B40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pandas.pydata.org/docs/"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cs.streamlit.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plotly.com/python/"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52</Pages>
  <Words>8804</Words>
  <Characters>50183</Characters>
  <Application>Microsoft Office Word</Application>
  <DocSecurity>0</DocSecurity>
  <Lines>418</Lines>
  <Paragraphs>117</Paragraphs>
  <ScaleCrop>false</ScaleCrop>
  <Company/>
  <LinksUpToDate>false</LinksUpToDate>
  <CharactersWithSpaces>58870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abshar</dc:creator>
  <cp:keywords/>
  <dc:description/>
  <cp:lastModifiedBy>mohammed abshar</cp:lastModifiedBy>
  <cp:revision>9</cp:revision>
  <dcterms:created xsi:type="dcterms:W3CDTF">2026-05-19T19:35:00Z</dcterms:created>
  <dcterms:modified xsi:type="dcterms:W3CDTF">2026-05-20T08:13:00Z</dcterms:modified>
</cp:coreProperties>
</file>